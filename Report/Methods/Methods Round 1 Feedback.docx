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54B9C3" w14:textId="08B37E47" w:rsidR="004727FC" w:rsidRDefault="00B65988" w:rsidP="004727FC">
      <w:pPr>
        <w:pStyle w:val="Heading1"/>
      </w:pPr>
      <w:r>
        <w:t>4</w:t>
      </w:r>
      <w:r w:rsidR="004727FC">
        <w:t xml:space="preserve">. Materials and </w:t>
      </w:r>
      <w:del w:id="0" w:author="Minh Bui" w:date="2025-10-14T09:50:00Z" w16du:dateUtc="2025-10-13T22:50:00Z">
        <w:r w:rsidR="004727FC" w:rsidDel="002D5F45">
          <w:delText>Methodology</w:delText>
        </w:r>
      </w:del>
      <w:ins w:id="1" w:author="Minh Bui" w:date="2025-10-14T09:50:00Z" w16du:dateUtc="2025-10-13T22:50:00Z">
        <w:r w:rsidR="002D5F45">
          <w:t>Methods</w:t>
        </w:r>
      </w:ins>
    </w:p>
    <w:p w14:paraId="65722202" w14:textId="4481A7A7" w:rsidR="00F63DFC" w:rsidRDefault="004808C8" w:rsidP="008754EE">
      <w:pPr>
        <w:jc w:val="both"/>
      </w:pPr>
      <w:r>
        <w:t xml:space="preserve">This </w:t>
      </w:r>
      <w:r w:rsidR="0088799A">
        <w:t>thesis used a variety of socio-economic and health-related feature</w:t>
      </w:r>
      <w:r>
        <w:t>s</w:t>
      </w:r>
      <w:r w:rsidR="0088799A">
        <w:t xml:space="preserve"> to predict the national MMR estimate </w:t>
      </w:r>
      <w:r w:rsidR="0019590D">
        <w:t xml:space="preserve">for each country, year sample. </w:t>
      </w:r>
      <w:r>
        <w:t>Estimates were generated for separate missing data and predictive analyses. D</w:t>
      </w:r>
      <w:r w:rsidR="00F63DFC">
        <w:t xml:space="preserve">evelopment of the final, highest performing model involved </w:t>
      </w:r>
      <w:r>
        <w:t>4</w:t>
      </w:r>
      <w:r w:rsidR="00F63DFC">
        <w:t xml:space="preserve"> major steps.</w:t>
      </w:r>
      <w:r w:rsidRPr="004808C8">
        <w:t xml:space="preserve"> </w:t>
      </w:r>
    </w:p>
    <w:p w14:paraId="6292D829" w14:textId="77777777" w:rsidR="00960F53" w:rsidRDefault="00960F53" w:rsidP="008754EE">
      <w:pPr>
        <w:jc w:val="both"/>
      </w:pPr>
    </w:p>
    <w:p w14:paraId="40975BFD" w14:textId="2636F234" w:rsidR="00737710" w:rsidRDefault="00F63DFC" w:rsidP="00F63DFC">
      <w:pPr>
        <w:pStyle w:val="ListParagraph"/>
        <w:numPr>
          <w:ilvl w:val="0"/>
          <w:numId w:val="12"/>
        </w:numPr>
        <w:jc w:val="both"/>
      </w:pPr>
      <w:r>
        <w:t xml:space="preserve">Applying cross-fold validation, feature selection, and missing data removal </w:t>
      </w:r>
      <w:r w:rsidR="00737710">
        <w:t xml:space="preserve">to generate different train datasets. </w:t>
      </w:r>
    </w:p>
    <w:p w14:paraId="0040283A" w14:textId="3BA74A34" w:rsidR="00FD43AF" w:rsidRDefault="00737710" w:rsidP="00F63DFC">
      <w:pPr>
        <w:pStyle w:val="ListParagraph"/>
        <w:numPr>
          <w:ilvl w:val="0"/>
          <w:numId w:val="12"/>
        </w:numPr>
        <w:jc w:val="both"/>
      </w:pPr>
      <w:r>
        <w:t>Train</w:t>
      </w:r>
      <w:r w:rsidR="004808C8">
        <w:t>ing</w:t>
      </w:r>
      <w:r>
        <w:t xml:space="preserve"> Random Forest,</w:t>
      </w:r>
      <w:r w:rsidR="00F63DFC">
        <w:t xml:space="preserve"> </w:t>
      </w:r>
      <w:r>
        <w:t xml:space="preserve">XGBoost, and LightGBM regressors </w:t>
      </w:r>
      <w:r w:rsidR="00A34442">
        <w:t xml:space="preserve">on different versions of the train dataset to </w:t>
      </w:r>
      <w:r w:rsidR="004808C8">
        <w:t xml:space="preserve">explore different pre-processing techniques. </w:t>
      </w:r>
    </w:p>
    <w:p w14:paraId="329F784A" w14:textId="505BF3F3" w:rsidR="00A34442" w:rsidRDefault="00A34442" w:rsidP="00F63DFC">
      <w:pPr>
        <w:pStyle w:val="ListParagraph"/>
        <w:numPr>
          <w:ilvl w:val="0"/>
          <w:numId w:val="12"/>
        </w:numPr>
        <w:jc w:val="both"/>
      </w:pPr>
      <w:r>
        <w:t>Train</w:t>
      </w:r>
      <w:r w:rsidR="004808C8">
        <w:t xml:space="preserve">ing </w:t>
      </w:r>
      <w:r>
        <w:t xml:space="preserve">stacking and voting ensemble models on </w:t>
      </w:r>
      <w:r w:rsidR="004808C8">
        <w:t>different combinations of</w:t>
      </w:r>
      <w:r>
        <w:t xml:space="preserve"> base estimators </w:t>
      </w:r>
      <w:r w:rsidR="00DF6935">
        <w:t xml:space="preserve">to </w:t>
      </w:r>
      <w:r w:rsidR="004808C8">
        <w:t>reduce predictive error</w:t>
      </w:r>
      <w:r w:rsidR="00DF6935">
        <w:t xml:space="preserve">. </w:t>
      </w:r>
    </w:p>
    <w:p w14:paraId="751B2575" w14:textId="661C8B0E" w:rsidR="00C95C6B" w:rsidRDefault="00DF6935" w:rsidP="00944E5B">
      <w:pPr>
        <w:pStyle w:val="ListParagraph"/>
        <w:numPr>
          <w:ilvl w:val="0"/>
          <w:numId w:val="12"/>
        </w:numPr>
        <w:jc w:val="both"/>
      </w:pPr>
      <w:r>
        <w:t xml:space="preserve">Evaluate best-performing model by </w:t>
      </w:r>
      <w:r w:rsidR="00405190">
        <w:t xml:space="preserve">analysing feature importance and </w:t>
      </w:r>
      <w:r>
        <w:t xml:space="preserve">sensitivity </w:t>
      </w:r>
      <w:r w:rsidR="00405190">
        <w:t>to input data as well as</w:t>
      </w:r>
      <w:r w:rsidR="00DC7C66">
        <w:t xml:space="preserve"> comparing </w:t>
      </w:r>
      <w:r w:rsidR="00603C54">
        <w:t>its</w:t>
      </w:r>
      <w:r w:rsidR="00DC7C66">
        <w:t xml:space="preserve"> </w:t>
      </w:r>
      <w:r w:rsidR="004808C8">
        <w:t>predictions</w:t>
      </w:r>
      <w:r w:rsidR="00DC7C66">
        <w:t xml:space="preserve"> to </w:t>
      </w:r>
      <w:r w:rsidR="00603C54">
        <w:t xml:space="preserve">MMR </w:t>
      </w:r>
      <w:r w:rsidR="004808C8">
        <w:t>estimates</w:t>
      </w:r>
      <w:r w:rsidR="00DC7C66">
        <w:t xml:space="preserve"> in the literature.</w:t>
      </w:r>
    </w:p>
    <w:p w14:paraId="2F687293" w14:textId="77777777" w:rsidR="00960F53" w:rsidRDefault="00960F53" w:rsidP="00960F53">
      <w:pPr>
        <w:jc w:val="both"/>
      </w:pPr>
    </w:p>
    <w:p w14:paraId="318793EB" w14:textId="5DD00CDA" w:rsidR="004808C8" w:rsidRDefault="004808C8" w:rsidP="00960F53">
      <w:pPr>
        <w:jc w:val="both"/>
      </w:pPr>
      <w:commentRangeStart w:id="2"/>
      <w:del w:id="3" w:author="Minh Bui" w:date="2025-10-14T09:55:00Z" w16du:dateUtc="2025-10-13T22:55:00Z">
        <w:r w:rsidDel="00FA14B9">
          <w:delText xml:space="preserve">See </w:delText>
        </w:r>
      </w:del>
      <w:r>
        <w:t>Figure 2</w:t>
      </w:r>
      <w:del w:id="4" w:author="Minh Bui" w:date="2025-10-14T09:55:00Z" w16du:dateUtc="2025-10-13T22:55:00Z">
        <w:r w:rsidDel="00FA14B9">
          <w:delText>, below, for</w:delText>
        </w:r>
      </w:del>
      <w:ins w:id="5" w:author="Minh Bui" w:date="2025-10-14T09:55:00Z" w16du:dateUtc="2025-10-13T22:55:00Z">
        <w:r w:rsidR="00FA14B9">
          <w:t xml:space="preserve"> provides</w:t>
        </w:r>
      </w:ins>
      <w:r>
        <w:t xml:space="preserve"> a more detailed overview of the method.</w:t>
      </w:r>
      <w:commentRangeEnd w:id="2"/>
      <w:r w:rsidR="00F779CA">
        <w:rPr>
          <w:rStyle w:val="CommentReference"/>
        </w:rPr>
        <w:commentReference w:id="2"/>
      </w:r>
    </w:p>
    <w:p w14:paraId="44051891" w14:textId="77777777" w:rsidR="004808C8" w:rsidRDefault="004808C8" w:rsidP="00960F53">
      <w:pPr>
        <w:jc w:val="both"/>
      </w:pPr>
    </w:p>
    <w:p w14:paraId="5115F74D" w14:textId="39426AB9" w:rsidR="00960F53" w:rsidRPr="00F82982" w:rsidRDefault="00960F53" w:rsidP="00960F53">
      <w:pPr>
        <w:jc w:val="both"/>
      </w:pPr>
      <w:r>
        <w:t>All code was written using Python3 and run in Visual Code Studio or on the Gadi supercomputer at the National Computational Infrastructure. Where appropriate, the random seed was set to 42 for reproducibility. All datasets and code used in this thesis were uploaded to a public GitHub repository (</w:t>
      </w:r>
      <w:hyperlink r:id="rId12" w:history="1">
        <w:r w:rsidRPr="00610F4A">
          <w:rPr>
            <w:rStyle w:val="Hyperlink"/>
          </w:rPr>
          <w:t>https://github.com/R0sle/health_economics_honours</w:t>
        </w:r>
      </w:hyperlink>
      <w:r>
        <w:t>). Unfortunately, some of the datasets were too large to be uploaded. All datasets are available upon request.</w:t>
      </w:r>
    </w:p>
    <w:p w14:paraId="0A6B4A81" w14:textId="45345792" w:rsidR="00960F53" w:rsidRDefault="00960F53" w:rsidP="00960F53">
      <w:pPr>
        <w:jc w:val="both"/>
      </w:pPr>
    </w:p>
    <w:p w14:paraId="57649718" w14:textId="23F721B4" w:rsidR="00EC6050" w:rsidRDefault="0043508A" w:rsidP="00FD43AF">
      <w:pPr>
        <w:jc w:val="center"/>
      </w:pPr>
      <w:ins w:id="6" w:author="Minh Bui" w:date="2025-10-14T11:50:00Z" w16du:dateUtc="2025-10-14T00:50:00Z">
        <w:r>
          <w:rPr>
            <w:noProof/>
            <w14:ligatures w14:val="standardContextual"/>
          </w:rPr>
          <mc:AlternateContent>
            <mc:Choice Requires="wps">
              <w:drawing>
                <wp:anchor distT="0" distB="0" distL="114300" distR="114300" simplePos="0" relativeHeight="251658254" behindDoc="0" locked="0" layoutInCell="1" allowOverlap="1" wp14:anchorId="27763D6E" wp14:editId="20C1C2B9">
                  <wp:simplePos x="0" y="0"/>
                  <wp:positionH relativeFrom="column">
                    <wp:posOffset>-671195</wp:posOffset>
                  </wp:positionH>
                  <wp:positionV relativeFrom="paragraph">
                    <wp:posOffset>5377396</wp:posOffset>
                  </wp:positionV>
                  <wp:extent cx="914400" cy="612950"/>
                  <wp:effectExtent l="0" t="0" r="12700" b="9525"/>
                  <wp:wrapNone/>
                  <wp:docPr id="1985987355" name="Text Box 10"/>
                  <wp:cNvGraphicFramePr/>
                  <a:graphic xmlns:a="http://schemas.openxmlformats.org/drawingml/2006/main">
                    <a:graphicData uri="http://schemas.microsoft.com/office/word/2010/wordprocessingShape">
                      <wps:wsp>
                        <wps:cNvSpPr txBox="1"/>
                        <wps:spPr>
                          <a:xfrm>
                            <a:off x="0" y="0"/>
                            <a:ext cx="914400" cy="612950"/>
                          </a:xfrm>
                          <a:prstGeom prst="rect">
                            <a:avLst/>
                          </a:prstGeom>
                          <a:solidFill>
                            <a:schemeClr val="lt1"/>
                          </a:solidFill>
                          <a:ln w="6350">
                            <a:solidFill>
                              <a:prstClr val="black"/>
                            </a:solidFill>
                          </a:ln>
                        </wps:spPr>
                        <wps:txbx>
                          <w:txbxContent>
                            <w:p w14:paraId="2F5A4705" w14:textId="18E0F929" w:rsidR="0043508A" w:rsidRPr="003903F4" w:rsidRDefault="0043508A" w:rsidP="0043508A">
                              <w:pPr>
                                <w:rPr>
                                  <w:sz w:val="20"/>
                                  <w:szCs w:val="20"/>
                                  <w:rPrChange w:id="7" w:author="Minh Bui" w:date="2025-10-14T11:48:00Z" w16du:dateUtc="2025-10-14T00:48:00Z">
                                    <w:rPr/>
                                  </w:rPrChange>
                                </w:rPr>
                              </w:pPr>
                              <w:ins w:id="8" w:author="Minh Bui" w:date="2025-10-14T11:48:00Z" w16du:dateUtc="2025-10-14T00:48:00Z">
                                <w:r w:rsidRPr="003903F4">
                                  <w:rPr>
                                    <w:sz w:val="20"/>
                                    <w:szCs w:val="20"/>
                                    <w:rPrChange w:id="9" w:author="Minh Bui" w:date="2025-10-14T11:48:00Z" w16du:dateUtc="2025-10-14T00:48:00Z">
                                      <w:rPr/>
                                    </w:rPrChange>
                                  </w:rPr>
                                  <w:t xml:space="preserve">Step </w:t>
                                </w:r>
                              </w:ins>
                              <w:ins w:id="10" w:author="Minh Bui" w:date="2025-10-14T11:51:00Z" w16du:dateUtc="2025-10-14T00:51:00Z">
                                <w:r>
                                  <w:rPr>
                                    <w:sz w:val="20"/>
                                    <w:szCs w:val="20"/>
                                  </w:rPr>
                                  <w:t>6</w:t>
                                </w:r>
                              </w:ins>
                              <w:ins w:id="11" w:author="Minh Bui" w:date="2025-10-14T11:48:00Z" w16du:dateUtc="2025-10-14T00:48:00Z">
                                <w:r w:rsidRPr="003903F4">
                                  <w:rPr>
                                    <w:sz w:val="20"/>
                                    <w:szCs w:val="20"/>
                                    <w:rPrChange w:id="12" w:author="Minh Bui" w:date="2025-10-14T11:48:00Z" w16du:dateUtc="2025-10-14T00:48:00Z">
                                      <w:rPr/>
                                    </w:rPrChange>
                                  </w:rPr>
                                  <w:t xml:space="preserve">: </w:t>
                                </w:r>
                              </w:ins>
                              <w:ins w:id="13" w:author="Minh Bui" w:date="2025-10-14T11:51:00Z" w16du:dateUtc="2025-10-14T00:51:00Z">
                                <w:r w:rsidR="008A1B58">
                                  <w:rPr>
                                    <w:sz w:val="20"/>
                                    <w:szCs w:val="20"/>
                                  </w:rPr>
                                  <w:t>ML mode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763D6E" id="_x0000_t202" coordsize="21600,21600" o:spt="202" path="m,l,21600r21600,l21600,xe">
                  <v:stroke joinstyle="miter"/>
                  <v:path gradientshapeok="t" o:connecttype="rect"/>
                </v:shapetype>
                <v:shape id="Text Box 10" o:spid="_x0000_s1026" type="#_x0000_t202" style="position:absolute;left:0;text-align:left;margin-left:-52.85pt;margin-top:423.4pt;width:1in;height:48.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" fillcolor="white [3201]" strokeweight=".5pt">
                  <v:textbox>
                    <w:txbxContent>
                      <w:p w14:paraId="2F5A4705" w14:textId="18E0F929" w:rsidR="0043508A" w:rsidRPr="003903F4" w:rsidRDefault="0043508A" w:rsidP="0043508A">
                        <w:pPr>
                          <w:rPr>
                            <w:sz w:val="20"/>
                            <w:szCs w:val="20"/>
                            <w:rPrChange w:id="14" w:author="Minh Bui" w:date="2025-10-14T11:48:00Z" w16du:dateUtc="2025-10-14T00:48:00Z">
                              <w:rPr/>
                            </w:rPrChange>
                          </w:rPr>
                        </w:pPr>
                        <w:ins w:id="15" w:author="Minh Bui" w:date="2025-10-14T11:48:00Z" w16du:dateUtc="2025-10-14T00:48:00Z">
                          <w:r w:rsidRPr="003903F4">
                            <w:rPr>
                              <w:sz w:val="20"/>
                              <w:szCs w:val="20"/>
                              <w:rPrChange w:id="16" w:author="Minh Bui" w:date="2025-10-14T11:48:00Z" w16du:dateUtc="2025-10-14T00:48:00Z">
                                <w:rPr/>
                              </w:rPrChange>
                            </w:rPr>
                            <w:t xml:space="preserve">Step </w:t>
                          </w:r>
                        </w:ins>
                        <w:ins w:id="17" w:author="Minh Bui" w:date="2025-10-14T11:51:00Z" w16du:dateUtc="2025-10-14T00:51:00Z">
                          <w:r>
                            <w:rPr>
                              <w:sz w:val="20"/>
                              <w:szCs w:val="20"/>
                            </w:rPr>
                            <w:t>6</w:t>
                          </w:r>
                        </w:ins>
                        <w:ins w:id="18" w:author="Minh Bui" w:date="2025-10-14T11:48:00Z" w16du:dateUtc="2025-10-14T00:48:00Z">
                          <w:r w:rsidRPr="003903F4">
                            <w:rPr>
                              <w:sz w:val="20"/>
                              <w:szCs w:val="20"/>
                              <w:rPrChange w:id="19" w:author="Minh Bui" w:date="2025-10-14T11:48:00Z" w16du:dateUtc="2025-10-14T00:48:00Z">
                                <w:rPr/>
                              </w:rPrChange>
                            </w:rPr>
                            <w:t xml:space="preserve">: </w:t>
                          </w:r>
                        </w:ins>
                        <w:ins w:id="20" w:author="Minh Bui" w:date="2025-10-14T11:51:00Z" w16du:dateUtc="2025-10-14T00:51:00Z">
                          <w:r w:rsidR="008A1B58">
                            <w:rPr>
                              <w:sz w:val="20"/>
                              <w:szCs w:val="20"/>
                            </w:rPr>
                            <w:t>ML mode</w:t>
                          </w:r>
                        </w:ins>
                      </w:p>
                    </w:txbxContent>
                  </v:textbox>
                </v:shape>
              </w:pict>
            </mc:Fallback>
          </mc:AlternateContent>
        </w:r>
        <w:r w:rsidR="00C166ED">
          <w:rPr>
            <w:noProof/>
            <w14:ligatures w14:val="standardContextual"/>
          </w:rPr>
          <mc:AlternateContent>
            <mc:Choice Requires="wps">
              <w:drawing>
                <wp:anchor distT="0" distB="0" distL="114300" distR="114300" simplePos="0" relativeHeight="251658253" behindDoc="0" locked="0" layoutInCell="1" allowOverlap="1" wp14:anchorId="359A74E3" wp14:editId="2586AAF2">
                  <wp:simplePos x="0" y="0"/>
                  <wp:positionH relativeFrom="column">
                    <wp:posOffset>-691110</wp:posOffset>
                  </wp:positionH>
                  <wp:positionV relativeFrom="paragraph">
                    <wp:posOffset>4502806</wp:posOffset>
                  </wp:positionV>
                  <wp:extent cx="914400" cy="612950"/>
                  <wp:effectExtent l="0" t="0" r="12700" b="9525"/>
                  <wp:wrapNone/>
                  <wp:docPr id="744027913" name="Text Box 10"/>
                  <wp:cNvGraphicFramePr/>
                  <a:graphic xmlns:a="http://schemas.openxmlformats.org/drawingml/2006/main">
                    <a:graphicData uri="http://schemas.microsoft.com/office/word/2010/wordprocessingShape">
                      <wps:wsp>
                        <wps:cNvSpPr txBox="1"/>
                        <wps:spPr>
                          <a:xfrm>
                            <a:off x="0" y="0"/>
                            <a:ext cx="914400" cy="612950"/>
                          </a:xfrm>
                          <a:prstGeom prst="rect">
                            <a:avLst/>
                          </a:prstGeom>
                          <a:solidFill>
                            <a:schemeClr val="lt1"/>
                          </a:solidFill>
                          <a:ln w="6350">
                            <a:solidFill>
                              <a:prstClr val="black"/>
                            </a:solidFill>
                          </a:ln>
                        </wps:spPr>
                        <wps:txbx>
                          <w:txbxContent>
                            <w:p w14:paraId="5ACB5241" w14:textId="1D7D84DB" w:rsidR="00C166ED" w:rsidRPr="003903F4" w:rsidRDefault="00C166ED" w:rsidP="00C166ED">
                              <w:pPr>
                                <w:rPr>
                                  <w:sz w:val="20"/>
                                  <w:szCs w:val="20"/>
                                  <w:rPrChange w:id="21" w:author="Minh Bui" w:date="2025-10-14T11:48:00Z" w16du:dateUtc="2025-10-14T00:48:00Z">
                                    <w:rPr/>
                                  </w:rPrChange>
                                </w:rPr>
                              </w:pPr>
                              <w:ins w:id="22" w:author="Minh Bui" w:date="2025-10-14T11:48:00Z" w16du:dateUtc="2025-10-14T00:48:00Z">
                                <w:r w:rsidRPr="003903F4">
                                  <w:rPr>
                                    <w:sz w:val="20"/>
                                    <w:szCs w:val="20"/>
                                    <w:rPrChange w:id="23" w:author="Minh Bui" w:date="2025-10-14T11:48:00Z" w16du:dateUtc="2025-10-14T00:48:00Z">
                                      <w:rPr/>
                                    </w:rPrChange>
                                  </w:rPr>
                                  <w:t xml:space="preserve">Step </w:t>
                                </w:r>
                              </w:ins>
                              <w:ins w:id="24" w:author="Minh Bui" w:date="2025-10-14T11:50:00Z" w16du:dateUtc="2025-10-14T00:50:00Z">
                                <w:r>
                                  <w:rPr>
                                    <w:sz w:val="20"/>
                                    <w:szCs w:val="20"/>
                                  </w:rPr>
                                  <w:t>5</w:t>
                                </w:r>
                              </w:ins>
                              <w:ins w:id="25" w:author="Minh Bui" w:date="2025-10-14T11:48:00Z" w16du:dateUtc="2025-10-14T00:48:00Z">
                                <w:r w:rsidRPr="003903F4">
                                  <w:rPr>
                                    <w:sz w:val="20"/>
                                    <w:szCs w:val="20"/>
                                    <w:rPrChange w:id="26" w:author="Minh Bui" w:date="2025-10-14T11:48:00Z" w16du:dateUtc="2025-10-14T00:48:00Z">
                                      <w:rPr/>
                                    </w:rPrChange>
                                  </w:rPr>
                                  <w:t xml:space="preserve">: </w:t>
                                </w:r>
                              </w:ins>
                              <w:ins w:id="27" w:author="Minh Bui" w:date="2025-10-14T11:50:00Z" w16du:dateUtc="2025-10-14T00:50:00Z">
                                <w:r>
                                  <w:rPr>
                                    <w:sz w:val="20"/>
                                    <w:szCs w:val="20"/>
                                  </w:rPr>
                                  <w:t>missing data removal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A74E3" id="_x0000_s1027" type="#_x0000_t202" style="position:absolute;left:0;text-align:left;margin-left:-54.4pt;margin-top:354.55pt;width:1in;height:48.2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" fillcolor="white [3201]" strokeweight=".5pt">
                  <v:textbox>
                    <w:txbxContent>
                      <w:p w14:paraId="5ACB5241" w14:textId="1D7D84DB" w:rsidR="00C166ED" w:rsidRPr="003903F4" w:rsidRDefault="00C166ED" w:rsidP="00C166ED">
                        <w:pPr>
                          <w:rPr>
                            <w:sz w:val="20"/>
                            <w:szCs w:val="20"/>
                            <w:rPrChange w:id="28" w:author="Minh Bui" w:date="2025-10-14T11:48:00Z" w16du:dateUtc="2025-10-14T00:48:00Z">
                              <w:rPr/>
                            </w:rPrChange>
                          </w:rPr>
                        </w:pPr>
                        <w:ins w:id="29" w:author="Minh Bui" w:date="2025-10-14T11:48:00Z" w16du:dateUtc="2025-10-14T00:48:00Z">
                          <w:r w:rsidRPr="003903F4">
                            <w:rPr>
                              <w:sz w:val="20"/>
                              <w:szCs w:val="20"/>
                              <w:rPrChange w:id="30" w:author="Minh Bui" w:date="2025-10-14T11:48:00Z" w16du:dateUtc="2025-10-14T00:48:00Z">
                                <w:rPr/>
                              </w:rPrChange>
                            </w:rPr>
                            <w:t xml:space="preserve">Step </w:t>
                          </w:r>
                        </w:ins>
                        <w:ins w:id="31" w:author="Minh Bui" w:date="2025-10-14T11:50:00Z" w16du:dateUtc="2025-10-14T00:50:00Z">
                          <w:r>
                            <w:rPr>
                              <w:sz w:val="20"/>
                              <w:szCs w:val="20"/>
                            </w:rPr>
                            <w:t>5</w:t>
                          </w:r>
                        </w:ins>
                        <w:ins w:id="32" w:author="Minh Bui" w:date="2025-10-14T11:48:00Z" w16du:dateUtc="2025-10-14T00:48:00Z">
                          <w:r w:rsidRPr="003903F4">
                            <w:rPr>
                              <w:sz w:val="20"/>
                              <w:szCs w:val="20"/>
                              <w:rPrChange w:id="33" w:author="Minh Bui" w:date="2025-10-14T11:48:00Z" w16du:dateUtc="2025-10-14T00:48:00Z">
                                <w:rPr/>
                              </w:rPrChange>
                            </w:rPr>
                            <w:t xml:space="preserve">: </w:t>
                          </w:r>
                        </w:ins>
                        <w:ins w:id="34" w:author="Minh Bui" w:date="2025-10-14T11:50:00Z" w16du:dateUtc="2025-10-14T00:50:00Z">
                          <w:r>
                            <w:rPr>
                              <w:sz w:val="20"/>
                              <w:szCs w:val="20"/>
                            </w:rPr>
                            <w:t>missing data removal</w:t>
                          </w:r>
                        </w:ins>
                      </w:p>
                    </w:txbxContent>
                  </v:textbox>
                </v:shape>
              </w:pict>
            </mc:Fallback>
          </mc:AlternateContent>
        </w:r>
      </w:ins>
      <w:ins w:id="35" w:author="Minh Bui" w:date="2025-10-14T11:49:00Z" w16du:dateUtc="2025-10-14T00:49:00Z">
        <w:r w:rsidR="00C166ED">
          <w:rPr>
            <w:noProof/>
            <w14:ligatures w14:val="standardContextual"/>
          </w:rPr>
          <mc:AlternateContent>
            <mc:Choice Requires="wps">
              <w:drawing>
                <wp:anchor distT="0" distB="0" distL="114300" distR="114300" simplePos="0" relativeHeight="251658252" behindDoc="0" locked="0" layoutInCell="1" allowOverlap="1" wp14:anchorId="7B04093C" wp14:editId="34EB7AC6">
                  <wp:simplePos x="0" y="0"/>
                  <wp:positionH relativeFrom="column">
                    <wp:posOffset>-693336</wp:posOffset>
                  </wp:positionH>
                  <wp:positionV relativeFrom="paragraph">
                    <wp:posOffset>2924070</wp:posOffset>
                  </wp:positionV>
                  <wp:extent cx="914400" cy="612950"/>
                  <wp:effectExtent l="0" t="0" r="12700" b="9525"/>
                  <wp:wrapNone/>
                  <wp:docPr id="1816922399" name="Text Box 10"/>
                  <wp:cNvGraphicFramePr/>
                  <a:graphic xmlns:a="http://schemas.openxmlformats.org/drawingml/2006/main">
                    <a:graphicData uri="http://schemas.microsoft.com/office/word/2010/wordprocessingShape">
                      <wps:wsp>
                        <wps:cNvSpPr txBox="1"/>
                        <wps:spPr>
                          <a:xfrm>
                            <a:off x="0" y="0"/>
                            <a:ext cx="914400" cy="612950"/>
                          </a:xfrm>
                          <a:prstGeom prst="rect">
                            <a:avLst/>
                          </a:prstGeom>
                          <a:solidFill>
                            <a:schemeClr val="lt1"/>
                          </a:solidFill>
                          <a:ln w="6350">
                            <a:solidFill>
                              <a:prstClr val="black"/>
                            </a:solidFill>
                          </a:ln>
                        </wps:spPr>
                        <wps:txbx>
                          <w:txbxContent>
                            <w:p w14:paraId="7922CC6C" w14:textId="7432AF7A" w:rsidR="007C28FC" w:rsidRPr="003903F4" w:rsidRDefault="007C28FC" w:rsidP="007C28FC">
                              <w:pPr>
                                <w:rPr>
                                  <w:sz w:val="20"/>
                                  <w:szCs w:val="20"/>
                                  <w:rPrChange w:id="36" w:author="Minh Bui" w:date="2025-10-14T11:48:00Z" w16du:dateUtc="2025-10-14T00:48:00Z">
                                    <w:rPr/>
                                  </w:rPrChange>
                                </w:rPr>
                              </w:pPr>
                              <w:ins w:id="37" w:author="Minh Bui" w:date="2025-10-14T11:48:00Z" w16du:dateUtc="2025-10-14T00:48:00Z">
                                <w:r w:rsidRPr="003903F4">
                                  <w:rPr>
                                    <w:sz w:val="20"/>
                                    <w:szCs w:val="20"/>
                                    <w:rPrChange w:id="38" w:author="Minh Bui" w:date="2025-10-14T11:48:00Z" w16du:dateUtc="2025-10-14T00:48:00Z">
                                      <w:rPr/>
                                    </w:rPrChange>
                                  </w:rPr>
                                  <w:t xml:space="preserve">Step </w:t>
                                </w:r>
                              </w:ins>
                              <w:ins w:id="39" w:author="Minh Bui" w:date="2025-10-14T11:49:00Z" w16du:dateUtc="2025-10-14T00:49:00Z">
                                <w:r>
                                  <w:rPr>
                                    <w:sz w:val="20"/>
                                    <w:szCs w:val="20"/>
                                  </w:rPr>
                                  <w:t>4</w:t>
                                </w:r>
                              </w:ins>
                              <w:ins w:id="40" w:author="Minh Bui" w:date="2025-10-14T11:48:00Z" w16du:dateUtc="2025-10-14T00:48:00Z">
                                <w:r w:rsidRPr="003903F4">
                                  <w:rPr>
                                    <w:sz w:val="20"/>
                                    <w:szCs w:val="20"/>
                                    <w:rPrChange w:id="41" w:author="Minh Bui" w:date="2025-10-14T11:48:00Z" w16du:dateUtc="2025-10-14T00:48:00Z">
                                      <w:rPr/>
                                    </w:rPrChange>
                                  </w:rPr>
                                  <w:t xml:space="preserve">: </w:t>
                                </w:r>
                              </w:ins>
                              <w:ins w:id="42" w:author="Minh Bui" w:date="2025-10-14T11:50:00Z" w16du:dateUtc="2025-10-14T00:50:00Z">
                                <w:r>
                                  <w:rPr>
                                    <w:sz w:val="20"/>
                                    <w:szCs w:val="20"/>
                                  </w:rPr>
                                  <w:t>feature selection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4093C" id="_x0000_s1028" type="#_x0000_t202" style="position:absolute;left:0;text-align:left;margin-left:-54.6pt;margin-top:230.25pt;width:1in;height:48.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" fillcolor="white [3201]" strokeweight=".5pt">
                  <v:textbox>
                    <w:txbxContent>
                      <w:p w14:paraId="7922CC6C" w14:textId="7432AF7A" w:rsidR="007C28FC" w:rsidRPr="003903F4" w:rsidRDefault="007C28FC" w:rsidP="007C28FC">
                        <w:pPr>
                          <w:rPr>
                            <w:sz w:val="20"/>
                            <w:szCs w:val="20"/>
                            <w:rPrChange w:id="43" w:author="Minh Bui" w:date="2025-10-14T11:48:00Z" w16du:dateUtc="2025-10-14T00:48:00Z">
                              <w:rPr/>
                            </w:rPrChange>
                          </w:rPr>
                        </w:pPr>
                        <w:ins w:id="44" w:author="Minh Bui" w:date="2025-10-14T11:48:00Z" w16du:dateUtc="2025-10-14T00:48:00Z">
                          <w:r w:rsidRPr="003903F4">
                            <w:rPr>
                              <w:sz w:val="20"/>
                              <w:szCs w:val="20"/>
                              <w:rPrChange w:id="45" w:author="Minh Bui" w:date="2025-10-14T11:48:00Z" w16du:dateUtc="2025-10-14T00:48:00Z">
                                <w:rPr/>
                              </w:rPrChange>
                            </w:rPr>
                            <w:t xml:space="preserve">Step </w:t>
                          </w:r>
                        </w:ins>
                        <w:ins w:id="46" w:author="Minh Bui" w:date="2025-10-14T11:49:00Z" w16du:dateUtc="2025-10-14T00:49:00Z">
                          <w:r>
                            <w:rPr>
                              <w:sz w:val="20"/>
                              <w:szCs w:val="20"/>
                            </w:rPr>
                            <w:t>4</w:t>
                          </w:r>
                        </w:ins>
                        <w:ins w:id="47" w:author="Minh Bui" w:date="2025-10-14T11:48:00Z" w16du:dateUtc="2025-10-14T00:48:00Z">
                          <w:r w:rsidRPr="003903F4">
                            <w:rPr>
                              <w:sz w:val="20"/>
                              <w:szCs w:val="20"/>
                              <w:rPrChange w:id="48" w:author="Minh Bui" w:date="2025-10-14T11:48:00Z" w16du:dateUtc="2025-10-14T00:48:00Z">
                                <w:rPr/>
                              </w:rPrChange>
                            </w:rPr>
                            <w:t xml:space="preserve">: </w:t>
                          </w:r>
                        </w:ins>
                        <w:ins w:id="49" w:author="Minh Bui" w:date="2025-10-14T11:50:00Z" w16du:dateUtc="2025-10-14T00:50:00Z">
                          <w:r>
                            <w:rPr>
                              <w:sz w:val="20"/>
                              <w:szCs w:val="20"/>
                            </w:rPr>
                            <w:t>feature selection</w:t>
                          </w:r>
                        </w:ins>
                      </w:p>
                    </w:txbxContent>
                  </v:textbox>
                </v:shape>
              </w:pict>
            </mc:Fallback>
          </mc:AlternateContent>
        </w:r>
      </w:ins>
      <w:ins w:id="50" w:author="Minh Bui" w:date="2025-10-14T11:48:00Z" w16du:dateUtc="2025-10-14T00:48:00Z">
        <w:r w:rsidR="007C05E3">
          <w:rPr>
            <w:noProof/>
            <w14:ligatures w14:val="standardContextual"/>
          </w:rPr>
          <mc:AlternateContent>
            <mc:Choice Requires="wps">
              <w:drawing>
                <wp:anchor distT="0" distB="0" distL="114300" distR="114300" simplePos="0" relativeHeight="251658249" behindDoc="0" locked="0" layoutInCell="1" allowOverlap="1" wp14:anchorId="62C66C38" wp14:editId="354EB143">
                  <wp:simplePos x="0" y="0"/>
                  <wp:positionH relativeFrom="column">
                    <wp:posOffset>-693336</wp:posOffset>
                  </wp:positionH>
                  <wp:positionV relativeFrom="paragraph">
                    <wp:posOffset>311498</wp:posOffset>
                  </wp:positionV>
                  <wp:extent cx="823595" cy="542611"/>
                  <wp:effectExtent l="0" t="0" r="14605" b="16510"/>
                  <wp:wrapNone/>
                  <wp:docPr id="1714273678" name="Text Box 10"/>
                  <wp:cNvGraphicFramePr/>
                  <a:graphic xmlns:a="http://schemas.openxmlformats.org/drawingml/2006/main">
                    <a:graphicData uri="http://schemas.microsoft.com/office/word/2010/wordprocessingShape">
                      <wps:wsp>
                        <wps:cNvSpPr txBox="1"/>
                        <wps:spPr>
                          <a:xfrm>
                            <a:off x="0" y="0"/>
                            <a:ext cx="823595" cy="542611"/>
                          </a:xfrm>
                          <a:prstGeom prst="rect">
                            <a:avLst/>
                          </a:prstGeom>
                          <a:solidFill>
                            <a:schemeClr val="lt1"/>
                          </a:solidFill>
                          <a:ln w="6350">
                            <a:solidFill>
                              <a:prstClr val="black"/>
                            </a:solidFill>
                          </a:ln>
                        </wps:spPr>
                        <wps:txbx>
                          <w:txbxContent>
                            <w:p w14:paraId="21C1176B" w14:textId="3573E5DF" w:rsidR="003903F4" w:rsidRPr="003903F4" w:rsidRDefault="003903F4">
                              <w:pPr>
                                <w:rPr>
                                  <w:sz w:val="20"/>
                                  <w:szCs w:val="20"/>
                                  <w:rPrChange w:id="51" w:author="Minh Bui" w:date="2025-10-14T11:48:00Z" w16du:dateUtc="2025-10-14T00:48:00Z">
                                    <w:rPr/>
                                  </w:rPrChange>
                                </w:rPr>
                              </w:pPr>
                              <w:ins w:id="52" w:author="Minh Bui" w:date="2025-10-14T11:48:00Z" w16du:dateUtc="2025-10-14T00:48:00Z">
                                <w:r w:rsidRPr="003903F4">
                                  <w:rPr>
                                    <w:sz w:val="20"/>
                                    <w:szCs w:val="20"/>
                                    <w:rPrChange w:id="53" w:author="Minh Bui" w:date="2025-10-14T11:48:00Z" w16du:dateUtc="2025-10-14T00:48:00Z">
                                      <w:rPr/>
                                    </w:rPrChange>
                                  </w:rPr>
                                  <w:t>Step 1: data merging</w:t>
                                </w:r>
                              </w:ins>
                              <w:ins w:id="54" w:author="Minh Bui" w:date="2025-10-14T11:50:00Z" w16du:dateUtc="2025-10-14T00:50:00Z">
                                <w:r w:rsidR="007C05E3">
                                  <w:rPr>
                                    <w:sz w:val="20"/>
                                    <w:szCs w:val="20"/>
                                  </w:rPr>
                                  <w:t xml:space="preserve"> &amp; cleaning</w:t>
                                </w:r>
                              </w:ins>
                              <w:ins w:id="55" w:author="Minh Bui" w:date="2025-10-14T11:48:00Z" w16du:dateUtc="2025-10-14T00:48:00Z">
                                <w:r w:rsidRPr="003903F4">
                                  <w:rPr>
                                    <w:sz w:val="20"/>
                                    <w:szCs w:val="20"/>
                                    <w:rPrChange w:id="56" w:author="Minh Bui" w:date="2025-10-14T11:48:00Z" w16du:dateUtc="2025-10-14T00:48:00Z">
                                      <w:rPr/>
                                    </w:rPrChange>
                                  </w:rPr>
                                  <w:t xml:space="preserve">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66C38" id="_x0000_s1029" type="#_x0000_t202" style="position:absolute;left:0;text-align:left;margin-left:-54.6pt;margin-top:24.55pt;width:64.85pt;height:42.7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" fillcolor="white [3201]" strokeweight=".5pt">
                  <v:textbox>
                    <w:txbxContent>
                      <w:p w14:paraId="21C1176B" w14:textId="3573E5DF" w:rsidR="003903F4" w:rsidRPr="003903F4" w:rsidRDefault="003903F4">
                        <w:pPr>
                          <w:rPr>
                            <w:sz w:val="20"/>
                            <w:szCs w:val="20"/>
                            <w:rPrChange w:id="57" w:author="Minh Bui" w:date="2025-10-14T11:48:00Z" w16du:dateUtc="2025-10-14T00:48:00Z">
                              <w:rPr/>
                            </w:rPrChange>
                          </w:rPr>
                        </w:pPr>
                        <w:ins w:id="58" w:author="Minh Bui" w:date="2025-10-14T11:48:00Z" w16du:dateUtc="2025-10-14T00:48:00Z">
                          <w:r w:rsidRPr="003903F4">
                            <w:rPr>
                              <w:sz w:val="20"/>
                              <w:szCs w:val="20"/>
                              <w:rPrChange w:id="59" w:author="Minh Bui" w:date="2025-10-14T11:48:00Z" w16du:dateUtc="2025-10-14T00:48:00Z">
                                <w:rPr/>
                              </w:rPrChange>
                            </w:rPr>
                            <w:t>Step 1: data merging</w:t>
                          </w:r>
                        </w:ins>
                        <w:ins w:id="60" w:author="Minh Bui" w:date="2025-10-14T11:50:00Z" w16du:dateUtc="2025-10-14T00:50:00Z">
                          <w:r w:rsidR="007C05E3">
                            <w:rPr>
                              <w:sz w:val="20"/>
                              <w:szCs w:val="20"/>
                            </w:rPr>
                            <w:t xml:space="preserve"> &amp; cleaning</w:t>
                          </w:r>
                        </w:ins>
                        <w:ins w:id="61" w:author="Minh Bui" w:date="2025-10-14T11:48:00Z" w16du:dateUtc="2025-10-14T00:48:00Z">
                          <w:r w:rsidRPr="003903F4">
                            <w:rPr>
                              <w:sz w:val="20"/>
                              <w:szCs w:val="20"/>
                              <w:rPrChange w:id="62" w:author="Minh Bui" w:date="2025-10-14T11:48:00Z" w16du:dateUtc="2025-10-14T00:48:00Z">
                                <w:rPr/>
                              </w:rPrChange>
                            </w:rPr>
                            <w:t xml:space="preserve"> </w:t>
                          </w:r>
                        </w:ins>
                      </w:p>
                    </w:txbxContent>
                  </v:textbox>
                </v:shape>
              </w:pict>
            </mc:Fallback>
          </mc:AlternateContent>
        </w:r>
      </w:ins>
      <w:ins w:id="63" w:author="Minh Bui" w:date="2025-10-14T11:49:00Z" w16du:dateUtc="2025-10-14T00:49:00Z">
        <w:r w:rsidR="007C28FC">
          <w:rPr>
            <w:noProof/>
            <w14:ligatures w14:val="standardContextual"/>
          </w:rPr>
          <mc:AlternateContent>
            <mc:Choice Requires="wps">
              <w:drawing>
                <wp:anchor distT="0" distB="0" distL="114300" distR="114300" simplePos="0" relativeHeight="251658251" behindDoc="0" locked="0" layoutInCell="1" allowOverlap="1" wp14:anchorId="06004F07" wp14:editId="17A4D3E0">
                  <wp:simplePos x="0" y="0"/>
                  <wp:positionH relativeFrom="column">
                    <wp:posOffset>-691110</wp:posOffset>
                  </wp:positionH>
                  <wp:positionV relativeFrom="paragraph">
                    <wp:posOffset>1749935</wp:posOffset>
                  </wp:positionV>
                  <wp:extent cx="914400" cy="442127"/>
                  <wp:effectExtent l="0" t="0" r="12700" b="15240"/>
                  <wp:wrapNone/>
                  <wp:docPr id="1125581808" name="Text Box 10"/>
                  <wp:cNvGraphicFramePr/>
                  <a:graphic xmlns:a="http://schemas.openxmlformats.org/drawingml/2006/main">
                    <a:graphicData uri="http://schemas.microsoft.com/office/word/2010/wordprocessingShape">
                      <wps:wsp>
                        <wps:cNvSpPr txBox="1"/>
                        <wps:spPr>
                          <a:xfrm>
                            <a:off x="0" y="0"/>
                            <a:ext cx="914400" cy="442127"/>
                          </a:xfrm>
                          <a:prstGeom prst="rect">
                            <a:avLst/>
                          </a:prstGeom>
                          <a:solidFill>
                            <a:schemeClr val="lt1"/>
                          </a:solidFill>
                          <a:ln w="6350">
                            <a:solidFill>
                              <a:prstClr val="black"/>
                            </a:solidFill>
                          </a:ln>
                        </wps:spPr>
                        <wps:txbx>
                          <w:txbxContent>
                            <w:p w14:paraId="109E8655" w14:textId="0A247B71" w:rsidR="007C28FC" w:rsidRPr="003903F4" w:rsidRDefault="007C28FC" w:rsidP="007C28FC">
                              <w:pPr>
                                <w:rPr>
                                  <w:sz w:val="20"/>
                                  <w:szCs w:val="20"/>
                                  <w:rPrChange w:id="64" w:author="Minh Bui" w:date="2025-10-14T11:48:00Z" w16du:dateUtc="2025-10-14T00:48:00Z">
                                    <w:rPr/>
                                  </w:rPrChange>
                                </w:rPr>
                              </w:pPr>
                              <w:ins w:id="65" w:author="Minh Bui" w:date="2025-10-14T11:48:00Z" w16du:dateUtc="2025-10-14T00:48:00Z">
                                <w:r w:rsidRPr="003903F4">
                                  <w:rPr>
                                    <w:sz w:val="20"/>
                                    <w:szCs w:val="20"/>
                                    <w:rPrChange w:id="66" w:author="Minh Bui" w:date="2025-10-14T11:48:00Z" w16du:dateUtc="2025-10-14T00:48:00Z">
                                      <w:rPr/>
                                    </w:rPrChange>
                                  </w:rPr>
                                  <w:t xml:space="preserve">Step </w:t>
                                </w:r>
                              </w:ins>
                              <w:ins w:id="67" w:author="Minh Bui" w:date="2025-10-14T11:49:00Z" w16du:dateUtc="2025-10-14T00:49:00Z">
                                <w:r>
                                  <w:rPr>
                                    <w:sz w:val="20"/>
                                    <w:szCs w:val="20"/>
                                  </w:rPr>
                                  <w:t>3</w:t>
                                </w:r>
                              </w:ins>
                              <w:ins w:id="68" w:author="Minh Bui" w:date="2025-10-14T11:48:00Z" w16du:dateUtc="2025-10-14T00:48:00Z">
                                <w:r w:rsidRPr="003903F4">
                                  <w:rPr>
                                    <w:sz w:val="20"/>
                                    <w:szCs w:val="20"/>
                                    <w:rPrChange w:id="69" w:author="Minh Bui" w:date="2025-10-14T11:48:00Z" w16du:dateUtc="2025-10-14T00:48:00Z">
                                      <w:rPr/>
                                    </w:rPrChange>
                                  </w:rPr>
                                  <w:t xml:space="preserve">: </w:t>
                                </w:r>
                              </w:ins>
                              <w:ins w:id="70" w:author="Minh Bui" w:date="2025-10-14T11:49:00Z" w16du:dateUtc="2025-10-14T00:49:00Z">
                                <w:r>
                                  <w:rPr>
                                    <w:sz w:val="20"/>
                                    <w:szCs w:val="20"/>
                                  </w:rPr>
                                  <w:t>cross validation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04F07" id="_x0000_s1030" type="#_x0000_t202" style="position:absolute;left:0;text-align:left;margin-left:-54.4pt;margin-top:137.8pt;width:1in;height:34.8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" fillcolor="white [3201]" strokeweight=".5pt">
                  <v:textbox>
                    <w:txbxContent>
                      <w:p w14:paraId="109E8655" w14:textId="0A247B71" w:rsidR="007C28FC" w:rsidRPr="003903F4" w:rsidRDefault="007C28FC" w:rsidP="007C28FC">
                        <w:pPr>
                          <w:rPr>
                            <w:sz w:val="20"/>
                            <w:szCs w:val="20"/>
                            <w:rPrChange w:id="71" w:author="Minh Bui" w:date="2025-10-14T11:48:00Z" w16du:dateUtc="2025-10-14T00:48:00Z">
                              <w:rPr/>
                            </w:rPrChange>
                          </w:rPr>
                        </w:pPr>
                        <w:ins w:id="72" w:author="Minh Bui" w:date="2025-10-14T11:48:00Z" w16du:dateUtc="2025-10-14T00:48:00Z">
                          <w:r w:rsidRPr="003903F4">
                            <w:rPr>
                              <w:sz w:val="20"/>
                              <w:szCs w:val="20"/>
                              <w:rPrChange w:id="73" w:author="Minh Bui" w:date="2025-10-14T11:48:00Z" w16du:dateUtc="2025-10-14T00:48:00Z">
                                <w:rPr/>
                              </w:rPrChange>
                            </w:rPr>
                            <w:t xml:space="preserve">Step </w:t>
                          </w:r>
                        </w:ins>
                        <w:ins w:id="74" w:author="Minh Bui" w:date="2025-10-14T11:49:00Z" w16du:dateUtc="2025-10-14T00:49:00Z">
                          <w:r>
                            <w:rPr>
                              <w:sz w:val="20"/>
                              <w:szCs w:val="20"/>
                            </w:rPr>
                            <w:t>3</w:t>
                          </w:r>
                        </w:ins>
                        <w:ins w:id="75" w:author="Minh Bui" w:date="2025-10-14T11:48:00Z" w16du:dateUtc="2025-10-14T00:48:00Z">
                          <w:r w:rsidRPr="003903F4">
                            <w:rPr>
                              <w:sz w:val="20"/>
                              <w:szCs w:val="20"/>
                              <w:rPrChange w:id="76" w:author="Minh Bui" w:date="2025-10-14T11:48:00Z" w16du:dateUtc="2025-10-14T00:48:00Z">
                                <w:rPr/>
                              </w:rPrChange>
                            </w:rPr>
                            <w:t xml:space="preserve">: </w:t>
                          </w:r>
                        </w:ins>
                        <w:ins w:id="77" w:author="Minh Bui" w:date="2025-10-14T11:49:00Z" w16du:dateUtc="2025-10-14T00:49:00Z">
                          <w:r>
                            <w:rPr>
                              <w:sz w:val="20"/>
                              <w:szCs w:val="20"/>
                            </w:rPr>
                            <w:t>cross validation</w:t>
                          </w:r>
                        </w:ins>
                      </w:p>
                    </w:txbxContent>
                  </v:textbox>
                </v:shape>
              </w:pict>
            </mc:Fallback>
          </mc:AlternateContent>
        </w:r>
        <w:r w:rsidR="003903F4">
          <w:rPr>
            <w:noProof/>
            <w14:ligatures w14:val="standardContextual"/>
          </w:rPr>
          <mc:AlternateContent>
            <mc:Choice Requires="wps">
              <w:drawing>
                <wp:anchor distT="0" distB="0" distL="114300" distR="114300" simplePos="0" relativeHeight="251658250" behindDoc="0" locked="0" layoutInCell="1" allowOverlap="1" wp14:anchorId="59E57A0C" wp14:editId="1CC47CA1">
                  <wp:simplePos x="0" y="0"/>
                  <wp:positionH relativeFrom="column">
                    <wp:posOffset>-693336</wp:posOffset>
                  </wp:positionH>
                  <wp:positionV relativeFrom="paragraph">
                    <wp:posOffset>1014884</wp:posOffset>
                  </wp:positionV>
                  <wp:extent cx="914400" cy="442127"/>
                  <wp:effectExtent l="0" t="0" r="12700" b="15240"/>
                  <wp:wrapNone/>
                  <wp:docPr id="1629584569" name="Text Box 10"/>
                  <wp:cNvGraphicFramePr/>
                  <a:graphic xmlns:a="http://schemas.openxmlformats.org/drawingml/2006/main">
                    <a:graphicData uri="http://schemas.microsoft.com/office/word/2010/wordprocessingShape">
                      <wps:wsp>
                        <wps:cNvSpPr txBox="1"/>
                        <wps:spPr>
                          <a:xfrm>
                            <a:off x="0" y="0"/>
                            <a:ext cx="914400" cy="442127"/>
                          </a:xfrm>
                          <a:prstGeom prst="rect">
                            <a:avLst/>
                          </a:prstGeom>
                          <a:solidFill>
                            <a:schemeClr val="lt1"/>
                          </a:solidFill>
                          <a:ln w="6350">
                            <a:solidFill>
                              <a:prstClr val="black"/>
                            </a:solidFill>
                          </a:ln>
                        </wps:spPr>
                        <wps:txbx>
                          <w:txbxContent>
                            <w:p w14:paraId="10279FC8" w14:textId="67D18311" w:rsidR="003903F4" w:rsidRPr="003903F4" w:rsidRDefault="003903F4" w:rsidP="003903F4">
                              <w:pPr>
                                <w:rPr>
                                  <w:sz w:val="20"/>
                                  <w:szCs w:val="20"/>
                                  <w:rPrChange w:id="78" w:author="Minh Bui" w:date="2025-10-14T11:48:00Z" w16du:dateUtc="2025-10-14T00:48:00Z">
                                    <w:rPr/>
                                  </w:rPrChange>
                                </w:rPr>
                              </w:pPr>
                              <w:ins w:id="79" w:author="Minh Bui" w:date="2025-10-14T11:48:00Z" w16du:dateUtc="2025-10-14T00:48:00Z">
                                <w:r w:rsidRPr="003903F4">
                                  <w:rPr>
                                    <w:sz w:val="20"/>
                                    <w:szCs w:val="20"/>
                                    <w:rPrChange w:id="80" w:author="Minh Bui" w:date="2025-10-14T11:48:00Z" w16du:dateUtc="2025-10-14T00:48:00Z">
                                      <w:rPr/>
                                    </w:rPrChange>
                                  </w:rPr>
                                  <w:t xml:space="preserve">Step </w:t>
                                </w:r>
                              </w:ins>
                              <w:ins w:id="81" w:author="Minh Bui" w:date="2025-10-14T11:49:00Z" w16du:dateUtc="2025-10-14T00:49:00Z">
                                <w:r>
                                  <w:rPr>
                                    <w:sz w:val="20"/>
                                    <w:szCs w:val="20"/>
                                  </w:rPr>
                                  <w:t>2</w:t>
                                </w:r>
                              </w:ins>
                              <w:ins w:id="82" w:author="Minh Bui" w:date="2025-10-14T11:48:00Z" w16du:dateUtc="2025-10-14T00:48:00Z">
                                <w:r w:rsidRPr="003903F4">
                                  <w:rPr>
                                    <w:sz w:val="20"/>
                                    <w:szCs w:val="20"/>
                                    <w:rPrChange w:id="83" w:author="Minh Bui" w:date="2025-10-14T11:48:00Z" w16du:dateUtc="2025-10-14T00:48:00Z">
                                      <w:rPr/>
                                    </w:rPrChange>
                                  </w:rPr>
                                  <w:t xml:space="preserve">: </w:t>
                                </w:r>
                              </w:ins>
                              <w:ins w:id="84" w:author="Minh Bui" w:date="2025-10-14T11:49:00Z" w16du:dateUtc="2025-10-14T00:49:00Z">
                                <w:r w:rsidR="007C28FC">
                                  <w:rPr>
                                    <w:sz w:val="20"/>
                                    <w:szCs w:val="20"/>
                                  </w:rPr>
                                  <w:t>train/test split</w:t>
                                </w:r>
                              </w:ins>
                              <w:ins w:id="85" w:author="Minh Bui" w:date="2025-10-14T11:48:00Z" w16du:dateUtc="2025-10-14T00:48:00Z">
                                <w:r w:rsidRPr="003903F4">
                                  <w:rPr>
                                    <w:sz w:val="20"/>
                                    <w:szCs w:val="20"/>
                                    <w:rPrChange w:id="86" w:author="Minh Bui" w:date="2025-10-14T11:48:00Z" w16du:dateUtc="2025-10-14T00:48:00Z">
                                      <w:rPr/>
                                    </w:rPrChange>
                                  </w:rPr>
                                  <w:t xml:space="preserve">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57A0C" id="_x0000_s1031" type="#_x0000_t202" style="position:absolute;left:0;text-align:left;margin-left:-54.6pt;margin-top:79.9pt;width:1in;height:34.8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" fillcolor="white [3201]" strokeweight=".5pt">
                  <v:textbox>
                    <w:txbxContent>
                      <w:p w14:paraId="10279FC8" w14:textId="67D18311" w:rsidR="003903F4" w:rsidRPr="003903F4" w:rsidRDefault="003903F4" w:rsidP="003903F4">
                        <w:pPr>
                          <w:rPr>
                            <w:sz w:val="20"/>
                            <w:szCs w:val="20"/>
                            <w:rPrChange w:id="87" w:author="Minh Bui" w:date="2025-10-14T11:48:00Z" w16du:dateUtc="2025-10-14T00:48:00Z">
                              <w:rPr/>
                            </w:rPrChange>
                          </w:rPr>
                        </w:pPr>
                        <w:ins w:id="88" w:author="Minh Bui" w:date="2025-10-14T11:48:00Z" w16du:dateUtc="2025-10-14T00:48:00Z">
                          <w:r w:rsidRPr="003903F4">
                            <w:rPr>
                              <w:sz w:val="20"/>
                              <w:szCs w:val="20"/>
                              <w:rPrChange w:id="89" w:author="Minh Bui" w:date="2025-10-14T11:48:00Z" w16du:dateUtc="2025-10-14T00:48:00Z">
                                <w:rPr/>
                              </w:rPrChange>
                            </w:rPr>
                            <w:t xml:space="preserve">Step </w:t>
                          </w:r>
                        </w:ins>
                        <w:ins w:id="90" w:author="Minh Bui" w:date="2025-10-14T11:49:00Z" w16du:dateUtc="2025-10-14T00:49:00Z">
                          <w:r>
                            <w:rPr>
                              <w:sz w:val="20"/>
                              <w:szCs w:val="20"/>
                            </w:rPr>
                            <w:t>2</w:t>
                          </w:r>
                        </w:ins>
                        <w:ins w:id="91" w:author="Minh Bui" w:date="2025-10-14T11:48:00Z" w16du:dateUtc="2025-10-14T00:48:00Z">
                          <w:r w:rsidRPr="003903F4">
                            <w:rPr>
                              <w:sz w:val="20"/>
                              <w:szCs w:val="20"/>
                              <w:rPrChange w:id="92" w:author="Minh Bui" w:date="2025-10-14T11:48:00Z" w16du:dateUtc="2025-10-14T00:48:00Z">
                                <w:rPr/>
                              </w:rPrChange>
                            </w:rPr>
                            <w:t xml:space="preserve">: </w:t>
                          </w:r>
                        </w:ins>
                        <w:ins w:id="93" w:author="Minh Bui" w:date="2025-10-14T11:49:00Z" w16du:dateUtc="2025-10-14T00:49:00Z">
                          <w:r w:rsidR="007C28FC">
                            <w:rPr>
                              <w:sz w:val="20"/>
                              <w:szCs w:val="20"/>
                            </w:rPr>
                            <w:t>train/test split</w:t>
                          </w:r>
                        </w:ins>
                        <w:ins w:id="94" w:author="Minh Bui" w:date="2025-10-14T11:48:00Z" w16du:dateUtc="2025-10-14T00:48:00Z">
                          <w:r w:rsidRPr="003903F4">
                            <w:rPr>
                              <w:sz w:val="20"/>
                              <w:szCs w:val="20"/>
                              <w:rPrChange w:id="95" w:author="Minh Bui" w:date="2025-10-14T11:48:00Z" w16du:dateUtc="2025-10-14T00:48:00Z">
                                <w:rPr/>
                              </w:rPrChange>
                            </w:rPr>
                            <w:t xml:space="preserve"> </w:t>
                          </w:r>
                        </w:ins>
                      </w:p>
                    </w:txbxContent>
                  </v:textbox>
                </v:shape>
              </w:pict>
            </mc:Fallback>
          </mc:AlternateContent>
        </w:r>
      </w:ins>
      <w:commentRangeStart w:id="96"/>
      <w:r w:rsidR="002C776F" w:rsidRPr="002C776F">
        <w:rPr>
          <w:noProof/>
          <w14:ligatures w14:val="standardContextual"/>
        </w:rPr>
        <w:drawing>
          <wp:inline distT="0" distB="0" distL="0" distR="0" wp14:anchorId="1EF9FCFB" wp14:editId="0E6BFF0B">
            <wp:extent cx="4267575" cy="4107766"/>
            <wp:effectExtent l="0" t="0" r="0" b="0"/>
            <wp:docPr id="82438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86854" name=""/>
                    <pic:cNvPicPr/>
                  </pic:nvPicPr>
                  <pic:blipFill>
                    <a:blip r:embed="rId13"/>
                    <a:stretch>
                      <a:fillRect/>
                    </a:stretch>
                  </pic:blipFill>
                  <pic:spPr>
                    <a:xfrm>
                      <a:off x="0" y="0"/>
                      <a:ext cx="4293557" cy="4132775"/>
                    </a:xfrm>
                    <a:prstGeom prst="rect">
                      <a:avLst/>
                    </a:prstGeom>
                  </pic:spPr>
                </pic:pic>
              </a:graphicData>
            </a:graphic>
          </wp:inline>
        </w:drawing>
      </w:r>
      <w:commentRangeEnd w:id="96"/>
      <w:r w:rsidR="0034447C">
        <w:rPr>
          <w:rStyle w:val="CommentReference"/>
        </w:rPr>
        <w:commentReference w:id="96"/>
      </w:r>
      <w:r w:rsidR="007817DC" w:rsidRPr="007817DC">
        <w:rPr>
          <w:noProof/>
          <w14:ligatures w14:val="standardContextual"/>
        </w:rPr>
        <w:t xml:space="preserve"> </w:t>
      </w:r>
      <w:r w:rsidR="002E2BC4" w:rsidRPr="002E2BC4">
        <w:rPr>
          <w:noProof/>
          <w14:ligatures w14:val="standardContextual"/>
        </w:rPr>
        <w:drawing>
          <wp:inline distT="0" distB="0" distL="0" distR="0" wp14:anchorId="1A0F0F31" wp14:editId="5D05E9EC">
            <wp:extent cx="3844078" cy="1457395"/>
            <wp:effectExtent l="0" t="0" r="4445" b="3175"/>
            <wp:docPr id="1040367127" name="Picture 1" descr="A diagram of a data shred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67127" name="Picture 1" descr="A diagram of a data shredder&#10;&#10;AI-generated content may be incorrect."/>
                    <pic:cNvPicPr/>
                  </pic:nvPicPr>
                  <pic:blipFill>
                    <a:blip r:embed="rId14"/>
                    <a:stretch>
                      <a:fillRect/>
                    </a:stretch>
                  </pic:blipFill>
                  <pic:spPr>
                    <a:xfrm>
                      <a:off x="0" y="0"/>
                      <a:ext cx="3959785" cy="1501263"/>
                    </a:xfrm>
                    <a:prstGeom prst="rect">
                      <a:avLst/>
                    </a:prstGeom>
                  </pic:spPr>
                </pic:pic>
              </a:graphicData>
            </a:graphic>
          </wp:inline>
        </w:drawing>
      </w:r>
    </w:p>
    <w:p w14:paraId="06B61182" w14:textId="4665D2F1" w:rsidR="00622B42" w:rsidRDefault="005F4049" w:rsidP="00FD43AF">
      <w:pPr>
        <w:jc w:val="center"/>
      </w:pPr>
      <w:r w:rsidRPr="005F4049">
        <w:rPr>
          <w:noProof/>
        </w:rPr>
        <w:drawing>
          <wp:inline distT="0" distB="0" distL="0" distR="0" wp14:anchorId="4B5A37CC" wp14:editId="3844473C">
            <wp:extent cx="4393848" cy="1322420"/>
            <wp:effectExtent l="0" t="0" r="635" b="0"/>
            <wp:docPr id="1212397664"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97664" name="Picture 1" descr="A diagram of a tree&#10;&#10;AI-generated content may be incorrect."/>
                    <pic:cNvPicPr/>
                  </pic:nvPicPr>
                  <pic:blipFill>
                    <a:blip r:embed="rId15"/>
                    <a:stretch>
                      <a:fillRect/>
                    </a:stretch>
                  </pic:blipFill>
                  <pic:spPr>
                    <a:xfrm>
                      <a:off x="0" y="0"/>
                      <a:ext cx="4538023" cy="1365812"/>
                    </a:xfrm>
                    <a:prstGeom prst="rect">
                      <a:avLst/>
                    </a:prstGeom>
                  </pic:spPr>
                </pic:pic>
              </a:graphicData>
            </a:graphic>
          </wp:inline>
        </w:drawing>
      </w:r>
    </w:p>
    <w:p w14:paraId="6E4EB828" w14:textId="0D64BF1A" w:rsidR="00EC6050" w:rsidRPr="008B2109" w:rsidRDefault="00EC6050" w:rsidP="005F4049">
      <w:pPr>
        <w:jc w:val="center"/>
        <w:rPr>
          <w:sz w:val="22"/>
          <w:szCs w:val="22"/>
        </w:rPr>
      </w:pPr>
      <w:r w:rsidRPr="008B2109">
        <w:rPr>
          <w:b/>
          <w:bCs/>
          <w:sz w:val="22"/>
          <w:szCs w:val="22"/>
        </w:rPr>
        <w:t xml:space="preserve">Figure </w:t>
      </w:r>
      <w:r w:rsidR="00F40FE5" w:rsidRPr="008B2109">
        <w:rPr>
          <w:b/>
          <w:bCs/>
          <w:sz w:val="22"/>
          <w:szCs w:val="22"/>
        </w:rPr>
        <w:t>2</w:t>
      </w:r>
      <w:r w:rsidRPr="008B2109">
        <w:rPr>
          <w:sz w:val="22"/>
          <w:szCs w:val="22"/>
        </w:rPr>
        <w:t>:</w:t>
      </w:r>
      <w:r w:rsidR="00293131" w:rsidRPr="008B2109">
        <w:rPr>
          <w:sz w:val="22"/>
          <w:szCs w:val="22"/>
        </w:rPr>
        <w:t xml:space="preserve"> </w:t>
      </w:r>
      <w:r w:rsidR="005F4049" w:rsidRPr="008B2109">
        <w:rPr>
          <w:sz w:val="22"/>
          <w:szCs w:val="22"/>
        </w:rPr>
        <w:t>H</w:t>
      </w:r>
      <w:r w:rsidR="00293131" w:rsidRPr="008B2109">
        <w:rPr>
          <w:sz w:val="22"/>
          <w:szCs w:val="22"/>
        </w:rPr>
        <w:t>igh-level overview</w:t>
      </w:r>
      <w:r w:rsidR="00490A14" w:rsidRPr="008B2109">
        <w:rPr>
          <w:sz w:val="22"/>
          <w:szCs w:val="22"/>
        </w:rPr>
        <w:t xml:space="preserve"> </w:t>
      </w:r>
      <w:r w:rsidR="00C34532" w:rsidRPr="008B2109">
        <w:rPr>
          <w:sz w:val="22"/>
          <w:szCs w:val="22"/>
        </w:rPr>
        <w:t xml:space="preserve">of </w:t>
      </w:r>
      <w:r w:rsidR="00490A14" w:rsidRPr="008B2109">
        <w:rPr>
          <w:sz w:val="22"/>
          <w:szCs w:val="22"/>
        </w:rPr>
        <w:t>the proces</w:t>
      </w:r>
      <w:r w:rsidR="008E36EC" w:rsidRPr="008B2109">
        <w:rPr>
          <w:sz w:val="22"/>
          <w:szCs w:val="22"/>
        </w:rPr>
        <w:t>s of</w:t>
      </w:r>
      <w:r w:rsidR="00490A14" w:rsidRPr="008B2109">
        <w:rPr>
          <w:sz w:val="22"/>
          <w:szCs w:val="22"/>
        </w:rPr>
        <w:t xml:space="preserve"> generating train</w:t>
      </w:r>
      <w:r w:rsidR="008E36EC" w:rsidRPr="008B2109">
        <w:rPr>
          <w:sz w:val="22"/>
          <w:szCs w:val="22"/>
        </w:rPr>
        <w:t xml:space="preserve">, validation and test </w:t>
      </w:r>
      <w:r w:rsidR="00490A14" w:rsidRPr="008B2109">
        <w:rPr>
          <w:sz w:val="22"/>
          <w:szCs w:val="22"/>
        </w:rPr>
        <w:t>datasets</w:t>
      </w:r>
      <w:r w:rsidR="00C34532" w:rsidRPr="008B2109">
        <w:rPr>
          <w:sz w:val="22"/>
          <w:szCs w:val="22"/>
        </w:rPr>
        <w:t xml:space="preserve"> </w:t>
      </w:r>
      <w:r w:rsidR="004808C8" w:rsidRPr="008B2109">
        <w:rPr>
          <w:sz w:val="22"/>
          <w:szCs w:val="22"/>
        </w:rPr>
        <w:t>to fit and evaluate</w:t>
      </w:r>
      <w:r w:rsidR="00C34532" w:rsidRPr="008B2109">
        <w:rPr>
          <w:sz w:val="22"/>
          <w:szCs w:val="22"/>
        </w:rPr>
        <w:t xml:space="preserve"> </w:t>
      </w:r>
      <w:r w:rsidR="007A332A" w:rsidRPr="008B2109">
        <w:rPr>
          <w:sz w:val="22"/>
          <w:szCs w:val="22"/>
        </w:rPr>
        <w:t xml:space="preserve">a variety of decision-tree based </w:t>
      </w:r>
      <w:r w:rsidR="004808C8" w:rsidRPr="008B2109">
        <w:rPr>
          <w:sz w:val="22"/>
          <w:szCs w:val="22"/>
        </w:rPr>
        <w:t>models</w:t>
      </w:r>
      <w:r w:rsidR="007A332A" w:rsidRPr="008B2109">
        <w:rPr>
          <w:sz w:val="22"/>
          <w:szCs w:val="22"/>
        </w:rPr>
        <w:t>.</w:t>
      </w:r>
      <w:r w:rsidR="005F4049" w:rsidRPr="008B2109">
        <w:rPr>
          <w:sz w:val="22"/>
          <w:szCs w:val="22"/>
        </w:rPr>
        <w:t xml:space="preserve"> D</w:t>
      </w:r>
      <w:r w:rsidR="004808C8" w:rsidRPr="008B2109">
        <w:rPr>
          <w:sz w:val="22"/>
          <w:szCs w:val="22"/>
        </w:rPr>
        <w:t xml:space="preserve">ata from the WHO and World Bank was merged into a single dataset </w:t>
      </w:r>
      <w:r w:rsidR="005F4049" w:rsidRPr="008B2109">
        <w:rPr>
          <w:sz w:val="22"/>
          <w:szCs w:val="22"/>
        </w:rPr>
        <w:t>before being split into train/test sets. Separate splits were conducted for missing data and predictive analysis. Each training set was further divided into 5 cross-validation folds. 5 versions of each fold were produced with different feature selection methods. Finally, four versions of each feature subset dataset were produced by removing missing data with different levels of flexibility. Each dataset was used to train a single Random Forest, XGBoost, and LightGBM model, with different combinations of these base estimators used to train ensemble models that produced the final MMR estimate.</w:t>
      </w:r>
    </w:p>
    <w:p w14:paraId="4C3C6FF1" w14:textId="6D7DFB86" w:rsidR="008754EE" w:rsidRDefault="008754EE" w:rsidP="00DB625E">
      <w:pPr>
        <w:jc w:val="center"/>
      </w:pPr>
    </w:p>
    <w:p w14:paraId="71F79A8D" w14:textId="6BD0E70E" w:rsidR="008665C4" w:rsidRDefault="009B1754" w:rsidP="00FD7FBF">
      <w:pPr>
        <w:pStyle w:val="Heading2"/>
      </w:pPr>
      <w:r w:rsidRPr="003A5C50">
        <w:t xml:space="preserve">4.1 </w:t>
      </w:r>
      <w:r w:rsidR="001B637E" w:rsidRPr="003A5C50">
        <w:t>Data Sources and Merging</w:t>
      </w:r>
    </w:p>
    <w:p w14:paraId="073AEE37" w14:textId="5AE5EA2A" w:rsidR="001B637E" w:rsidRDefault="002211ED" w:rsidP="002211ED">
      <w:pPr>
        <w:pStyle w:val="Heading3"/>
      </w:pPr>
      <w:r>
        <w:t>4.11 Data Sources</w:t>
      </w:r>
    </w:p>
    <w:p w14:paraId="06FE8A90" w14:textId="79945956" w:rsidR="005C403D" w:rsidRDefault="00BD114F" w:rsidP="00B31862">
      <w:pPr>
        <w:jc w:val="both"/>
      </w:pPr>
      <w:r>
        <w:t xml:space="preserve">Data was </w:t>
      </w:r>
      <w:del w:id="97" w:author="Minh Bui" w:date="2025-10-14T09:58:00Z" w16du:dateUtc="2025-10-13T22:58:00Z">
        <w:r w:rsidDel="00717E56">
          <w:delText xml:space="preserve">sourced </w:delText>
        </w:r>
      </w:del>
      <w:ins w:id="98" w:author="Minh Bui" w:date="2025-10-14T09:58:00Z" w16du:dateUtc="2025-10-13T22:58:00Z">
        <w:r w:rsidR="00717E56">
          <w:t xml:space="preserve">retrieved </w:t>
        </w:r>
      </w:ins>
      <w:r>
        <w:t xml:space="preserve">from a variety of World Health Organisation (WHO) and World Bank </w:t>
      </w:r>
      <w:r w:rsidR="00A10CD3">
        <w:t xml:space="preserve">Group </w:t>
      </w:r>
      <w:r>
        <w:t xml:space="preserve">repositories. </w:t>
      </w:r>
      <w:r w:rsidR="00384EBA">
        <w:t xml:space="preserve">The final </w:t>
      </w:r>
      <w:r w:rsidR="002A3774">
        <w:t xml:space="preserve">merged dataset </w:t>
      </w:r>
      <w:r w:rsidR="00546060">
        <w:t xml:space="preserve">consisted of a mixture of </w:t>
      </w:r>
      <w:r w:rsidR="002A3774">
        <w:t>socio</w:t>
      </w:r>
      <w:r w:rsidR="00BE219F">
        <w:t>-</w:t>
      </w:r>
      <w:r w:rsidR="002A3774">
        <w:t>economic, health-related, and environmental indicators</w:t>
      </w:r>
      <w:r w:rsidR="00B854A7">
        <w:t xml:space="preserve"> from a range of sources</w:t>
      </w:r>
      <w:r w:rsidR="002A3774">
        <w:t>.</w:t>
      </w:r>
      <w:r w:rsidR="00BD0800">
        <w:t xml:space="preserve"> Using data from a variety of data sources was motivated by </w:t>
      </w:r>
      <w:del w:id="99" w:author="Minh Bui" w:date="2025-10-14T09:59:00Z" w16du:dateUtc="2025-10-13T22:59:00Z">
        <w:r w:rsidR="00BD0800" w:rsidDel="00AC2128">
          <w:delText xml:space="preserve">comments made by </w:delText>
        </w:r>
      </w:del>
      <w:proofErr w:type="spellStart"/>
      <w:r w:rsidR="00BD0800">
        <w:t>Onambele</w:t>
      </w:r>
      <w:proofErr w:type="spellEnd"/>
      <w:r w:rsidR="00BD0800">
        <w:t xml:space="preserve"> et al. (</w:t>
      </w:r>
      <w:r w:rsidR="00384EBA">
        <w:t>2023</w:t>
      </w:r>
      <w:r w:rsidR="00546060">
        <w:t xml:space="preserve">), who recommended </w:t>
      </w:r>
      <w:del w:id="100" w:author="Minh Bui" w:date="2025-10-14T09:59:00Z" w16du:dateUtc="2025-10-13T22:59:00Z">
        <w:r w:rsidR="00546060" w:rsidDel="00A21A85">
          <w:delText>that future research into maternal mortality estimates combine data</w:delText>
        </w:r>
      </w:del>
      <w:ins w:id="101" w:author="Minh Bui" w:date="2025-10-14T09:59:00Z" w16du:dateUtc="2025-10-13T22:59:00Z">
        <w:r w:rsidR="00A21A85">
          <w:t>benefits</w:t>
        </w:r>
      </w:ins>
      <w:r w:rsidR="00546060">
        <w:t xml:space="preserve"> from multiple sources</w:t>
      </w:r>
      <w:r w:rsidR="00FD7FBF">
        <w:t xml:space="preserve"> to take advantage of the different datasets offered by the WHO.</w:t>
      </w:r>
      <w:r w:rsidR="002A3774">
        <w:t xml:space="preserve"> </w:t>
      </w:r>
    </w:p>
    <w:p w14:paraId="6D1EB977" w14:textId="129FBEDA" w:rsidR="005C403D" w:rsidRDefault="005C403D" w:rsidP="00B31862">
      <w:pPr>
        <w:jc w:val="both"/>
      </w:pPr>
    </w:p>
    <w:p w14:paraId="77762127" w14:textId="5DE6A446" w:rsidR="00B31862" w:rsidRDefault="00BE219F" w:rsidP="00B31862">
      <w:pPr>
        <w:jc w:val="both"/>
      </w:pPr>
      <w:r>
        <w:t>N</w:t>
      </w:r>
      <w:r w:rsidR="00B31862">
        <w:t xml:space="preserve">ational </w:t>
      </w:r>
      <w:r>
        <w:t xml:space="preserve">MMR </w:t>
      </w:r>
      <w:r w:rsidR="00B31862">
        <w:t xml:space="preserve">estimates </w:t>
      </w:r>
      <w:r w:rsidR="0099328A">
        <w:t xml:space="preserve">between 1985 and 2018 </w:t>
      </w:r>
      <w:r w:rsidR="004A7478">
        <w:t xml:space="preserve">for 242 regions, countries, territories, and areas </w:t>
      </w:r>
      <w:r w:rsidR="00B31862">
        <w:t>were sourced from the World Bank Group’s Gender Data Portal (</w:t>
      </w:r>
      <w:r w:rsidR="00590B87">
        <w:t>30</w:t>
      </w:r>
      <w:r w:rsidR="00B31862">
        <w:t xml:space="preserve">). </w:t>
      </w:r>
      <w:r w:rsidR="00B31862" w:rsidRPr="00832E6C">
        <w:rPr>
          <w:b/>
          <w:bCs/>
        </w:rPr>
        <w:t>These</w:t>
      </w:r>
      <w:r w:rsidR="00B31862">
        <w:rPr>
          <w:b/>
          <w:bCs/>
        </w:rPr>
        <w:t xml:space="preserve"> MMR</w:t>
      </w:r>
      <w:r w:rsidR="00B31862" w:rsidRPr="00832E6C">
        <w:rPr>
          <w:b/>
          <w:bCs/>
        </w:rPr>
        <w:t xml:space="preserve"> estimates served as the ‘ground truth’ </w:t>
      </w:r>
      <w:r w:rsidR="00082639" w:rsidRPr="00496270">
        <w:t xml:space="preserve">and were different from the </w:t>
      </w:r>
      <w:r w:rsidR="009B3E8F">
        <w:t xml:space="preserve">BMat </w:t>
      </w:r>
      <w:r w:rsidR="00082639" w:rsidRPr="00496270">
        <w:t>modelled outputs</w:t>
      </w:r>
      <w:r w:rsidR="00B31862" w:rsidRPr="00832E6C">
        <w:rPr>
          <w:b/>
          <w:bCs/>
        </w:rPr>
        <w:t>.</w:t>
      </w:r>
      <w:r w:rsidR="00B31862" w:rsidRPr="00B31862">
        <w:t xml:space="preserve"> </w:t>
      </w:r>
    </w:p>
    <w:p w14:paraId="09E2BEF8" w14:textId="10F6FA01" w:rsidR="00B31862" w:rsidRDefault="00B31862" w:rsidP="00B31862">
      <w:pPr>
        <w:jc w:val="both"/>
      </w:pPr>
    </w:p>
    <w:p w14:paraId="5AC4F5DA" w14:textId="39269C9A" w:rsidR="002B6CCC" w:rsidRDefault="00B31862" w:rsidP="00B31862">
      <w:pPr>
        <w:jc w:val="both"/>
      </w:pPr>
      <w:r>
        <w:t xml:space="preserve">Some of the datasets contained disaggregated data. For example, features were sex or economic status specific. However, the national MMR estimates were not disaggregated. Including the disaggregation as its own feature column would therefore produce a missing value in the </w:t>
      </w:r>
      <w:r w:rsidR="00BE219F">
        <w:t xml:space="preserve">associated </w:t>
      </w:r>
      <w:r>
        <w:t>MMR estimate column when merging the datasets. To prevent this, I created subgroup specific versions of the feature.</w:t>
      </w:r>
      <w:r w:rsidRPr="00E73E4C">
        <w:t xml:space="preserve"> </w:t>
      </w:r>
      <w:r>
        <w:t xml:space="preserve">See Table </w:t>
      </w:r>
      <w:commentRangeStart w:id="102"/>
      <w:r>
        <w:t>2</w:t>
      </w:r>
      <w:commentRangeEnd w:id="102"/>
      <w:r w:rsidR="0023119F">
        <w:rPr>
          <w:rStyle w:val="CommentReference"/>
        </w:rPr>
        <w:commentReference w:id="102"/>
      </w:r>
      <w:r>
        <w:t xml:space="preserve"> for an illustrative example. If the data was disaggregated on a scale (e.g. Feature A was reported for wealth quintiles 1 through 5), I only used values from the most extreme subgroups (e.g. quintiles 1 and 5) to prevent the number of features, and thus the dimensionality of the dataset, from becoming too large.</w:t>
      </w:r>
    </w:p>
    <w:p w14:paraId="18AFC6EE" w14:textId="77777777" w:rsidR="007F044C" w:rsidRDefault="007F044C" w:rsidP="007F044C">
      <w:pPr>
        <w:jc w:val="both"/>
      </w:pPr>
    </w:p>
    <w:p w14:paraId="791AEC46" w14:textId="61C8F164" w:rsidR="000B4C9A" w:rsidRPr="008B2109" w:rsidRDefault="000B4C9A" w:rsidP="000B4C9A">
      <w:pPr>
        <w:jc w:val="both"/>
        <w:rPr>
          <w:sz w:val="22"/>
          <w:szCs w:val="22"/>
        </w:rPr>
      </w:pPr>
      <w:commentRangeStart w:id="103"/>
      <w:r w:rsidRPr="008B2109">
        <w:rPr>
          <w:b/>
          <w:bCs/>
          <w:sz w:val="22"/>
          <w:szCs w:val="22"/>
        </w:rPr>
        <w:t>Table 1</w:t>
      </w:r>
      <w:commentRangeEnd w:id="103"/>
      <w:r w:rsidR="00AA02C3">
        <w:rPr>
          <w:rStyle w:val="CommentReference"/>
        </w:rPr>
        <w:commentReference w:id="103"/>
      </w:r>
      <w:r w:rsidRPr="008B2109">
        <w:rPr>
          <w:sz w:val="22"/>
          <w:szCs w:val="22"/>
        </w:rPr>
        <w:t xml:space="preserve">: Illustrative example of subgroup specific versions of a single feature, ‘Feature 1’, with the bolded text defining the demographic being represented. </w:t>
      </w:r>
    </w:p>
    <w:tbl>
      <w:tblPr>
        <w:tblStyle w:val="TableGrid"/>
        <w:tblW w:w="0" w:type="auto"/>
        <w:tblLook w:val="04A0" w:firstRow="1" w:lastRow="0" w:firstColumn="1" w:lastColumn="0" w:noHBand="0" w:noVBand="1"/>
      </w:tblPr>
      <w:tblGrid>
        <w:gridCol w:w="1004"/>
        <w:gridCol w:w="692"/>
        <w:gridCol w:w="1134"/>
        <w:gridCol w:w="1276"/>
        <w:gridCol w:w="1134"/>
        <w:gridCol w:w="1134"/>
        <w:gridCol w:w="1276"/>
        <w:gridCol w:w="1366"/>
      </w:tblGrid>
      <w:tr w:rsidR="000B4C9A" w14:paraId="387B2441" w14:textId="77777777" w:rsidTr="000712C3">
        <w:tc>
          <w:tcPr>
            <w:tcW w:w="1004" w:type="dxa"/>
          </w:tcPr>
          <w:p w14:paraId="18E73B82" w14:textId="5CC88C7C" w:rsidR="000B4C9A" w:rsidRPr="008B2109" w:rsidRDefault="000B4C9A" w:rsidP="000712C3">
            <w:pPr>
              <w:jc w:val="center"/>
              <w:rPr>
                <w:sz w:val="20"/>
                <w:szCs w:val="20"/>
              </w:rPr>
            </w:pPr>
            <w:r w:rsidRPr="008B2109">
              <w:rPr>
                <w:sz w:val="20"/>
                <w:szCs w:val="20"/>
              </w:rPr>
              <w:t>Country</w:t>
            </w:r>
          </w:p>
        </w:tc>
        <w:tc>
          <w:tcPr>
            <w:tcW w:w="692" w:type="dxa"/>
          </w:tcPr>
          <w:p w14:paraId="79E2AA49" w14:textId="0D3CA07B" w:rsidR="000B4C9A" w:rsidRPr="008B2109" w:rsidRDefault="000B4C9A" w:rsidP="000712C3">
            <w:pPr>
              <w:jc w:val="center"/>
              <w:rPr>
                <w:sz w:val="20"/>
                <w:szCs w:val="20"/>
              </w:rPr>
            </w:pPr>
            <w:r w:rsidRPr="008B2109">
              <w:rPr>
                <w:sz w:val="20"/>
                <w:szCs w:val="20"/>
              </w:rPr>
              <w:t>Date</w:t>
            </w:r>
          </w:p>
        </w:tc>
        <w:tc>
          <w:tcPr>
            <w:tcW w:w="1134" w:type="dxa"/>
          </w:tcPr>
          <w:p w14:paraId="07ABBE57" w14:textId="77777777" w:rsidR="000B4C9A" w:rsidRPr="008B2109" w:rsidRDefault="000B4C9A" w:rsidP="000712C3">
            <w:pPr>
              <w:jc w:val="center"/>
              <w:rPr>
                <w:sz w:val="20"/>
                <w:szCs w:val="20"/>
              </w:rPr>
            </w:pPr>
            <w:r w:rsidRPr="008B2109">
              <w:rPr>
                <w:sz w:val="20"/>
                <w:szCs w:val="20"/>
              </w:rPr>
              <w:t xml:space="preserve">Feature 1 </w:t>
            </w:r>
            <w:r w:rsidRPr="008B2109">
              <w:rPr>
                <w:b/>
                <w:bCs/>
                <w:sz w:val="20"/>
                <w:szCs w:val="20"/>
              </w:rPr>
              <w:t>Female</w:t>
            </w:r>
          </w:p>
        </w:tc>
        <w:tc>
          <w:tcPr>
            <w:tcW w:w="1276" w:type="dxa"/>
          </w:tcPr>
          <w:p w14:paraId="62B1C0D5" w14:textId="77777777" w:rsidR="000B4C9A" w:rsidRPr="008B2109" w:rsidRDefault="000B4C9A" w:rsidP="000712C3">
            <w:pPr>
              <w:jc w:val="center"/>
              <w:rPr>
                <w:sz w:val="20"/>
                <w:szCs w:val="20"/>
              </w:rPr>
            </w:pPr>
            <w:r w:rsidRPr="008B2109">
              <w:rPr>
                <w:sz w:val="20"/>
                <w:szCs w:val="20"/>
              </w:rPr>
              <w:t xml:space="preserve">Feature 1 </w:t>
            </w:r>
            <w:r w:rsidRPr="008B2109">
              <w:rPr>
                <w:b/>
                <w:bCs/>
                <w:sz w:val="20"/>
                <w:szCs w:val="20"/>
              </w:rPr>
              <w:t>Male</w:t>
            </w:r>
          </w:p>
        </w:tc>
        <w:tc>
          <w:tcPr>
            <w:tcW w:w="1134" w:type="dxa"/>
          </w:tcPr>
          <w:p w14:paraId="583F922E" w14:textId="77777777" w:rsidR="000B4C9A" w:rsidRPr="008B2109" w:rsidRDefault="000B4C9A" w:rsidP="000712C3">
            <w:pPr>
              <w:jc w:val="center"/>
              <w:rPr>
                <w:sz w:val="20"/>
                <w:szCs w:val="20"/>
              </w:rPr>
            </w:pPr>
            <w:r w:rsidRPr="008B2109">
              <w:rPr>
                <w:sz w:val="20"/>
                <w:szCs w:val="20"/>
              </w:rPr>
              <w:t xml:space="preserve">Feature 1 </w:t>
            </w:r>
            <w:r w:rsidRPr="008B2109">
              <w:rPr>
                <w:b/>
                <w:bCs/>
                <w:sz w:val="20"/>
                <w:szCs w:val="20"/>
              </w:rPr>
              <w:t>Rural</w:t>
            </w:r>
          </w:p>
        </w:tc>
        <w:tc>
          <w:tcPr>
            <w:tcW w:w="1134" w:type="dxa"/>
          </w:tcPr>
          <w:p w14:paraId="19D7D0A5" w14:textId="77777777" w:rsidR="000B4C9A" w:rsidRPr="008B2109" w:rsidRDefault="000B4C9A" w:rsidP="000712C3">
            <w:pPr>
              <w:jc w:val="center"/>
              <w:rPr>
                <w:sz w:val="20"/>
                <w:szCs w:val="20"/>
              </w:rPr>
            </w:pPr>
            <w:r w:rsidRPr="008B2109">
              <w:rPr>
                <w:sz w:val="20"/>
                <w:szCs w:val="20"/>
              </w:rPr>
              <w:t xml:space="preserve">Feature 1 </w:t>
            </w:r>
            <w:r w:rsidRPr="008B2109">
              <w:rPr>
                <w:b/>
                <w:bCs/>
                <w:sz w:val="20"/>
                <w:szCs w:val="20"/>
              </w:rPr>
              <w:t>Urban</w:t>
            </w:r>
          </w:p>
        </w:tc>
        <w:tc>
          <w:tcPr>
            <w:tcW w:w="1276" w:type="dxa"/>
          </w:tcPr>
          <w:p w14:paraId="076C0CEE" w14:textId="77777777" w:rsidR="000B4C9A" w:rsidRPr="008B2109" w:rsidRDefault="000B4C9A" w:rsidP="000712C3">
            <w:pPr>
              <w:jc w:val="center"/>
              <w:rPr>
                <w:sz w:val="20"/>
                <w:szCs w:val="20"/>
              </w:rPr>
            </w:pPr>
            <w:r w:rsidRPr="008B2109">
              <w:rPr>
                <w:sz w:val="20"/>
                <w:szCs w:val="20"/>
              </w:rPr>
              <w:t xml:space="preserve">Feature 1 </w:t>
            </w:r>
            <w:r w:rsidRPr="008B2109">
              <w:rPr>
                <w:b/>
                <w:bCs/>
                <w:sz w:val="20"/>
                <w:szCs w:val="20"/>
              </w:rPr>
              <w:t>Wealth Quintile 1</w:t>
            </w:r>
          </w:p>
        </w:tc>
        <w:tc>
          <w:tcPr>
            <w:tcW w:w="1366" w:type="dxa"/>
          </w:tcPr>
          <w:p w14:paraId="5738C8C5" w14:textId="77777777" w:rsidR="000B4C9A" w:rsidRPr="008B2109" w:rsidRDefault="000B4C9A" w:rsidP="000712C3">
            <w:pPr>
              <w:jc w:val="center"/>
              <w:rPr>
                <w:sz w:val="20"/>
                <w:szCs w:val="20"/>
              </w:rPr>
            </w:pPr>
            <w:r w:rsidRPr="008B2109">
              <w:rPr>
                <w:sz w:val="20"/>
                <w:szCs w:val="20"/>
              </w:rPr>
              <w:t xml:space="preserve">Feature 1 </w:t>
            </w:r>
            <w:r w:rsidRPr="008B2109">
              <w:rPr>
                <w:b/>
                <w:bCs/>
                <w:sz w:val="20"/>
                <w:szCs w:val="20"/>
              </w:rPr>
              <w:t>Wealth Quintile 5</w:t>
            </w:r>
          </w:p>
        </w:tc>
      </w:tr>
      <w:tr w:rsidR="000B4C9A" w14:paraId="43A0155C" w14:textId="77777777" w:rsidTr="000712C3">
        <w:tc>
          <w:tcPr>
            <w:tcW w:w="1004" w:type="dxa"/>
            <w:shd w:val="clear" w:color="auto" w:fill="ADADAD" w:themeFill="background2" w:themeFillShade="BF"/>
          </w:tcPr>
          <w:p w14:paraId="672AA0A9" w14:textId="77777777" w:rsidR="000B4C9A" w:rsidRPr="008B2109" w:rsidRDefault="000B4C9A" w:rsidP="000712C3">
            <w:pPr>
              <w:jc w:val="center"/>
              <w:rPr>
                <w:sz w:val="20"/>
                <w:szCs w:val="20"/>
              </w:rPr>
            </w:pPr>
          </w:p>
        </w:tc>
        <w:tc>
          <w:tcPr>
            <w:tcW w:w="692" w:type="dxa"/>
            <w:shd w:val="clear" w:color="auto" w:fill="ADADAD" w:themeFill="background2" w:themeFillShade="BF"/>
          </w:tcPr>
          <w:p w14:paraId="6962656F" w14:textId="77777777" w:rsidR="000B4C9A" w:rsidRPr="008B2109" w:rsidRDefault="000B4C9A" w:rsidP="000712C3">
            <w:pPr>
              <w:jc w:val="center"/>
              <w:rPr>
                <w:sz w:val="20"/>
                <w:szCs w:val="20"/>
              </w:rPr>
            </w:pPr>
          </w:p>
        </w:tc>
        <w:tc>
          <w:tcPr>
            <w:tcW w:w="1134" w:type="dxa"/>
            <w:shd w:val="clear" w:color="auto" w:fill="ADADAD" w:themeFill="background2" w:themeFillShade="BF"/>
          </w:tcPr>
          <w:p w14:paraId="7EDA3EB1" w14:textId="77777777" w:rsidR="000B4C9A" w:rsidRPr="008B2109" w:rsidRDefault="000B4C9A" w:rsidP="000712C3">
            <w:pPr>
              <w:jc w:val="center"/>
              <w:rPr>
                <w:sz w:val="20"/>
                <w:szCs w:val="20"/>
              </w:rPr>
            </w:pPr>
          </w:p>
        </w:tc>
        <w:tc>
          <w:tcPr>
            <w:tcW w:w="1276" w:type="dxa"/>
            <w:shd w:val="clear" w:color="auto" w:fill="ADADAD" w:themeFill="background2" w:themeFillShade="BF"/>
          </w:tcPr>
          <w:p w14:paraId="15A417AC" w14:textId="77777777" w:rsidR="000B4C9A" w:rsidRPr="008B2109" w:rsidRDefault="000B4C9A" w:rsidP="000712C3">
            <w:pPr>
              <w:jc w:val="center"/>
              <w:rPr>
                <w:sz w:val="20"/>
                <w:szCs w:val="20"/>
              </w:rPr>
            </w:pPr>
          </w:p>
        </w:tc>
        <w:tc>
          <w:tcPr>
            <w:tcW w:w="1134" w:type="dxa"/>
            <w:shd w:val="clear" w:color="auto" w:fill="ADADAD" w:themeFill="background2" w:themeFillShade="BF"/>
          </w:tcPr>
          <w:p w14:paraId="532CCF44" w14:textId="77777777" w:rsidR="000B4C9A" w:rsidRPr="008B2109" w:rsidRDefault="000B4C9A" w:rsidP="000712C3">
            <w:pPr>
              <w:jc w:val="center"/>
              <w:rPr>
                <w:sz w:val="20"/>
                <w:szCs w:val="20"/>
              </w:rPr>
            </w:pPr>
          </w:p>
        </w:tc>
        <w:tc>
          <w:tcPr>
            <w:tcW w:w="1134" w:type="dxa"/>
            <w:shd w:val="clear" w:color="auto" w:fill="ADADAD" w:themeFill="background2" w:themeFillShade="BF"/>
          </w:tcPr>
          <w:p w14:paraId="79183CDD" w14:textId="77777777" w:rsidR="000B4C9A" w:rsidRPr="008B2109" w:rsidRDefault="000B4C9A" w:rsidP="000712C3">
            <w:pPr>
              <w:jc w:val="center"/>
              <w:rPr>
                <w:sz w:val="20"/>
                <w:szCs w:val="20"/>
              </w:rPr>
            </w:pPr>
          </w:p>
        </w:tc>
        <w:tc>
          <w:tcPr>
            <w:tcW w:w="1276" w:type="dxa"/>
            <w:shd w:val="clear" w:color="auto" w:fill="ADADAD" w:themeFill="background2" w:themeFillShade="BF"/>
          </w:tcPr>
          <w:p w14:paraId="31E3F055" w14:textId="77777777" w:rsidR="000B4C9A" w:rsidRPr="008B2109" w:rsidRDefault="000B4C9A" w:rsidP="000712C3">
            <w:pPr>
              <w:jc w:val="center"/>
              <w:rPr>
                <w:sz w:val="20"/>
                <w:szCs w:val="20"/>
              </w:rPr>
            </w:pPr>
          </w:p>
        </w:tc>
        <w:tc>
          <w:tcPr>
            <w:tcW w:w="1366" w:type="dxa"/>
            <w:shd w:val="clear" w:color="auto" w:fill="ADADAD" w:themeFill="background2" w:themeFillShade="BF"/>
          </w:tcPr>
          <w:p w14:paraId="1087C513" w14:textId="77777777" w:rsidR="000B4C9A" w:rsidRPr="008B2109" w:rsidRDefault="000B4C9A" w:rsidP="000712C3">
            <w:pPr>
              <w:jc w:val="center"/>
              <w:rPr>
                <w:sz w:val="20"/>
                <w:szCs w:val="20"/>
              </w:rPr>
            </w:pPr>
          </w:p>
        </w:tc>
      </w:tr>
      <w:tr w:rsidR="000B4C9A" w14:paraId="30171E60" w14:textId="77777777" w:rsidTr="000712C3">
        <w:tc>
          <w:tcPr>
            <w:tcW w:w="1004" w:type="dxa"/>
            <w:shd w:val="clear" w:color="auto" w:fill="ADADAD" w:themeFill="background2" w:themeFillShade="BF"/>
          </w:tcPr>
          <w:p w14:paraId="6F6051BF" w14:textId="2D78337D" w:rsidR="000B4C9A" w:rsidRPr="008B2109" w:rsidRDefault="000B4C9A" w:rsidP="000712C3">
            <w:pPr>
              <w:jc w:val="center"/>
              <w:rPr>
                <w:sz w:val="20"/>
                <w:szCs w:val="20"/>
              </w:rPr>
            </w:pPr>
          </w:p>
        </w:tc>
        <w:tc>
          <w:tcPr>
            <w:tcW w:w="692" w:type="dxa"/>
            <w:shd w:val="clear" w:color="auto" w:fill="ADADAD" w:themeFill="background2" w:themeFillShade="BF"/>
          </w:tcPr>
          <w:p w14:paraId="5D2CF8BB" w14:textId="77777777" w:rsidR="000B4C9A" w:rsidRPr="008B2109" w:rsidRDefault="000B4C9A" w:rsidP="000712C3">
            <w:pPr>
              <w:jc w:val="center"/>
              <w:rPr>
                <w:sz w:val="20"/>
                <w:szCs w:val="20"/>
              </w:rPr>
            </w:pPr>
          </w:p>
        </w:tc>
        <w:tc>
          <w:tcPr>
            <w:tcW w:w="1134" w:type="dxa"/>
            <w:shd w:val="clear" w:color="auto" w:fill="ADADAD" w:themeFill="background2" w:themeFillShade="BF"/>
          </w:tcPr>
          <w:p w14:paraId="214F10CD" w14:textId="77777777" w:rsidR="000B4C9A" w:rsidRPr="008B2109" w:rsidRDefault="000B4C9A" w:rsidP="000712C3">
            <w:pPr>
              <w:jc w:val="center"/>
              <w:rPr>
                <w:sz w:val="20"/>
                <w:szCs w:val="20"/>
              </w:rPr>
            </w:pPr>
          </w:p>
        </w:tc>
        <w:tc>
          <w:tcPr>
            <w:tcW w:w="1276" w:type="dxa"/>
            <w:shd w:val="clear" w:color="auto" w:fill="ADADAD" w:themeFill="background2" w:themeFillShade="BF"/>
          </w:tcPr>
          <w:p w14:paraId="71444D67" w14:textId="77777777" w:rsidR="000B4C9A" w:rsidRPr="008B2109" w:rsidRDefault="000B4C9A" w:rsidP="000712C3">
            <w:pPr>
              <w:jc w:val="center"/>
              <w:rPr>
                <w:sz w:val="20"/>
                <w:szCs w:val="20"/>
              </w:rPr>
            </w:pPr>
          </w:p>
        </w:tc>
        <w:tc>
          <w:tcPr>
            <w:tcW w:w="1134" w:type="dxa"/>
            <w:shd w:val="clear" w:color="auto" w:fill="ADADAD" w:themeFill="background2" w:themeFillShade="BF"/>
          </w:tcPr>
          <w:p w14:paraId="645A6CD0" w14:textId="77777777" w:rsidR="000B4C9A" w:rsidRPr="008B2109" w:rsidRDefault="000B4C9A" w:rsidP="000712C3">
            <w:pPr>
              <w:jc w:val="center"/>
              <w:rPr>
                <w:sz w:val="20"/>
                <w:szCs w:val="20"/>
              </w:rPr>
            </w:pPr>
          </w:p>
        </w:tc>
        <w:tc>
          <w:tcPr>
            <w:tcW w:w="1134" w:type="dxa"/>
            <w:shd w:val="clear" w:color="auto" w:fill="ADADAD" w:themeFill="background2" w:themeFillShade="BF"/>
          </w:tcPr>
          <w:p w14:paraId="7C0D6643" w14:textId="77777777" w:rsidR="000B4C9A" w:rsidRPr="008B2109" w:rsidRDefault="000B4C9A" w:rsidP="000712C3">
            <w:pPr>
              <w:jc w:val="center"/>
              <w:rPr>
                <w:sz w:val="20"/>
                <w:szCs w:val="20"/>
              </w:rPr>
            </w:pPr>
          </w:p>
        </w:tc>
        <w:tc>
          <w:tcPr>
            <w:tcW w:w="1276" w:type="dxa"/>
            <w:shd w:val="clear" w:color="auto" w:fill="ADADAD" w:themeFill="background2" w:themeFillShade="BF"/>
          </w:tcPr>
          <w:p w14:paraId="29191E77" w14:textId="77777777" w:rsidR="000B4C9A" w:rsidRPr="008B2109" w:rsidRDefault="000B4C9A" w:rsidP="000712C3">
            <w:pPr>
              <w:jc w:val="center"/>
              <w:rPr>
                <w:sz w:val="20"/>
                <w:szCs w:val="20"/>
              </w:rPr>
            </w:pPr>
          </w:p>
        </w:tc>
        <w:tc>
          <w:tcPr>
            <w:tcW w:w="1366" w:type="dxa"/>
            <w:shd w:val="clear" w:color="auto" w:fill="ADADAD" w:themeFill="background2" w:themeFillShade="BF"/>
          </w:tcPr>
          <w:p w14:paraId="43B273F4" w14:textId="77777777" w:rsidR="000B4C9A" w:rsidRPr="008B2109" w:rsidRDefault="000B4C9A" w:rsidP="000712C3">
            <w:pPr>
              <w:jc w:val="center"/>
              <w:rPr>
                <w:sz w:val="20"/>
                <w:szCs w:val="20"/>
              </w:rPr>
            </w:pPr>
          </w:p>
        </w:tc>
      </w:tr>
    </w:tbl>
    <w:p w14:paraId="485F943B" w14:textId="49907964" w:rsidR="000B4C9A" w:rsidRDefault="000B4C9A" w:rsidP="007F044C">
      <w:pPr>
        <w:jc w:val="both"/>
      </w:pPr>
    </w:p>
    <w:p w14:paraId="3CD35447" w14:textId="4E007E05" w:rsidR="002B6CCC" w:rsidRDefault="002B6CCC" w:rsidP="000B4C9A">
      <w:pPr>
        <w:jc w:val="both"/>
      </w:pPr>
      <w:r>
        <w:t xml:space="preserve">Each country was categorised as low, lower-middle, upper-middle, or high-income by the World Bank. These categories were converted into </w:t>
      </w:r>
      <w:r w:rsidR="00443CA4">
        <w:t>numbers using ordinal encoding</w:t>
      </w:r>
      <w:r w:rsidR="00F11A6F">
        <w:t xml:space="preserve">, where low-income was denoted </w:t>
      </w:r>
      <w:commentRangeStart w:id="104"/>
      <w:r w:rsidR="00F11A6F">
        <w:t>as ‘1’ and high-income as ‘4’</w:t>
      </w:r>
      <w:r w:rsidR="00FC5BE0">
        <w:t xml:space="preserve">, </w:t>
      </w:r>
      <w:commentRangeEnd w:id="104"/>
      <w:r w:rsidR="002942F5">
        <w:rPr>
          <w:rStyle w:val="CommentReference"/>
        </w:rPr>
        <w:commentReference w:id="104"/>
      </w:r>
      <w:r w:rsidR="00F11A6F">
        <w:t xml:space="preserve">to preserve their implicit order. </w:t>
      </w:r>
    </w:p>
    <w:p w14:paraId="61719DEE" w14:textId="77777777" w:rsidR="002B6CCC" w:rsidRDefault="002B6CCC" w:rsidP="000B4C9A">
      <w:pPr>
        <w:jc w:val="both"/>
      </w:pPr>
    </w:p>
    <w:p w14:paraId="75E31E23" w14:textId="2B5A5696" w:rsidR="000B4C9A" w:rsidRDefault="000B4C9A" w:rsidP="000B4C9A">
      <w:pPr>
        <w:jc w:val="both"/>
      </w:pPr>
      <w:r>
        <w:t>Information about the specific datasets used in this study was summarised in Table 2.</w:t>
      </w:r>
      <w:r w:rsidRPr="007F044C">
        <w:t xml:space="preserve"> </w:t>
      </w:r>
      <w:r>
        <w:t xml:space="preserve">See the </w:t>
      </w:r>
      <w:r w:rsidR="00BE219F">
        <w:t xml:space="preserve">GitHub repository </w:t>
      </w:r>
      <w:r>
        <w:t>for the specific variables gathered from each data source.</w:t>
      </w:r>
      <w:r w:rsidR="007D5CD2">
        <w:t xml:space="preserve"> Each of the individual features</w:t>
      </w:r>
      <w:r w:rsidR="0064284A">
        <w:t xml:space="preserve"> were collated by WHO technical programs</w:t>
      </w:r>
      <w:r w:rsidR="00BE219F">
        <w:t xml:space="preserve"> </w:t>
      </w:r>
      <w:r w:rsidR="0064284A">
        <w:t>[</w:t>
      </w:r>
      <w:r w:rsidR="00BE219F">
        <w:t>35</w:t>
      </w:r>
      <w:r w:rsidR="0064284A">
        <w:t xml:space="preserve">]. </w:t>
      </w:r>
    </w:p>
    <w:p w14:paraId="290D14C9" w14:textId="4632D189" w:rsidR="000B4C9A" w:rsidRDefault="000B4C9A" w:rsidP="007F044C">
      <w:pPr>
        <w:jc w:val="both"/>
      </w:pPr>
    </w:p>
    <w:p w14:paraId="2A6F5B26" w14:textId="4CE1CDA0" w:rsidR="007F044C" w:rsidRPr="008B2109" w:rsidRDefault="007F044C" w:rsidP="008B2109">
      <w:pPr>
        <w:rPr>
          <w:sz w:val="22"/>
          <w:szCs w:val="22"/>
        </w:rPr>
      </w:pPr>
      <w:r w:rsidRPr="008B2109">
        <w:rPr>
          <w:b/>
          <w:bCs/>
          <w:sz w:val="22"/>
          <w:szCs w:val="22"/>
        </w:rPr>
        <w:t xml:space="preserve">Table </w:t>
      </w:r>
      <w:r w:rsidR="000B4C9A" w:rsidRPr="008B2109">
        <w:rPr>
          <w:b/>
          <w:bCs/>
          <w:sz w:val="22"/>
          <w:szCs w:val="22"/>
        </w:rPr>
        <w:t>2</w:t>
      </w:r>
      <w:r w:rsidRPr="008B2109">
        <w:rPr>
          <w:b/>
          <w:bCs/>
          <w:sz w:val="22"/>
          <w:szCs w:val="22"/>
        </w:rPr>
        <w:t>:</w:t>
      </w:r>
      <w:r w:rsidRPr="008B2109">
        <w:rPr>
          <w:sz w:val="22"/>
          <w:szCs w:val="22"/>
        </w:rPr>
        <w:t xml:space="preserve"> Summary information about the datasets used in this study.</w:t>
      </w:r>
    </w:p>
    <w:tbl>
      <w:tblPr>
        <w:tblStyle w:val="TableGrid"/>
        <w:tblW w:w="5000" w:type="pct"/>
        <w:tblLayout w:type="fixed"/>
        <w:tblLook w:val="04A0" w:firstRow="1" w:lastRow="0" w:firstColumn="1" w:lastColumn="0" w:noHBand="0" w:noVBand="1"/>
      </w:tblPr>
      <w:tblGrid>
        <w:gridCol w:w="1838"/>
        <w:gridCol w:w="1134"/>
        <w:gridCol w:w="994"/>
        <w:gridCol w:w="1134"/>
        <w:gridCol w:w="1700"/>
        <w:gridCol w:w="2216"/>
      </w:tblGrid>
      <w:tr w:rsidR="000243DD" w14:paraId="5E3ACE4F" w14:textId="2E665128" w:rsidTr="00053B21">
        <w:tc>
          <w:tcPr>
            <w:tcW w:w="1019" w:type="pct"/>
          </w:tcPr>
          <w:p w14:paraId="2F49F11F" w14:textId="6D9DC337" w:rsidR="008E496A" w:rsidRPr="008B2109" w:rsidRDefault="008E496A" w:rsidP="008B6DEB">
            <w:pPr>
              <w:jc w:val="center"/>
              <w:rPr>
                <w:b/>
                <w:bCs/>
                <w:sz w:val="20"/>
                <w:szCs w:val="20"/>
              </w:rPr>
            </w:pPr>
            <w:r w:rsidRPr="008B2109">
              <w:rPr>
                <w:b/>
                <w:bCs/>
                <w:sz w:val="20"/>
                <w:szCs w:val="20"/>
              </w:rPr>
              <w:t>Type of Dataset</w:t>
            </w:r>
          </w:p>
        </w:tc>
        <w:tc>
          <w:tcPr>
            <w:tcW w:w="629" w:type="pct"/>
          </w:tcPr>
          <w:p w14:paraId="0F891B66" w14:textId="2BDE4939" w:rsidR="008E496A" w:rsidRPr="008B2109" w:rsidRDefault="008E496A" w:rsidP="008B6DEB">
            <w:pPr>
              <w:jc w:val="center"/>
              <w:rPr>
                <w:b/>
                <w:bCs/>
                <w:sz w:val="20"/>
                <w:szCs w:val="20"/>
              </w:rPr>
            </w:pPr>
            <w:r w:rsidRPr="008B2109">
              <w:rPr>
                <w:b/>
                <w:bCs/>
                <w:sz w:val="20"/>
                <w:szCs w:val="20"/>
              </w:rPr>
              <w:t>Number of Features</w:t>
            </w:r>
          </w:p>
        </w:tc>
        <w:tc>
          <w:tcPr>
            <w:tcW w:w="551" w:type="pct"/>
          </w:tcPr>
          <w:p w14:paraId="19ECC64A" w14:textId="250254FB" w:rsidR="008E496A" w:rsidRPr="008B2109" w:rsidRDefault="008E496A" w:rsidP="008B6DEB">
            <w:pPr>
              <w:jc w:val="center"/>
              <w:rPr>
                <w:b/>
                <w:bCs/>
                <w:sz w:val="20"/>
                <w:szCs w:val="20"/>
              </w:rPr>
            </w:pPr>
            <w:r w:rsidRPr="008B2109">
              <w:rPr>
                <w:b/>
                <w:bCs/>
                <w:sz w:val="20"/>
                <w:szCs w:val="20"/>
              </w:rPr>
              <w:t>Date Range</w:t>
            </w:r>
          </w:p>
        </w:tc>
        <w:tc>
          <w:tcPr>
            <w:tcW w:w="629" w:type="pct"/>
          </w:tcPr>
          <w:p w14:paraId="2B7FBB22" w14:textId="1427F67B" w:rsidR="00A665BB" w:rsidRPr="008B2109" w:rsidRDefault="008E496A" w:rsidP="00A665BB">
            <w:pPr>
              <w:jc w:val="center"/>
              <w:rPr>
                <w:b/>
                <w:bCs/>
                <w:sz w:val="20"/>
                <w:szCs w:val="20"/>
              </w:rPr>
            </w:pPr>
            <w:r w:rsidRPr="008B2109">
              <w:rPr>
                <w:b/>
                <w:bCs/>
                <w:sz w:val="20"/>
                <w:szCs w:val="20"/>
              </w:rPr>
              <w:t xml:space="preserve">Number of </w:t>
            </w:r>
            <w:r w:rsidR="00A665BB" w:rsidRPr="008B2109">
              <w:rPr>
                <w:b/>
                <w:bCs/>
                <w:sz w:val="20"/>
                <w:szCs w:val="20"/>
              </w:rPr>
              <w:t>Areas Covered</w:t>
            </w:r>
          </w:p>
        </w:tc>
        <w:tc>
          <w:tcPr>
            <w:tcW w:w="943" w:type="pct"/>
          </w:tcPr>
          <w:p w14:paraId="2C635752" w14:textId="2EC5C67A" w:rsidR="008E496A" w:rsidRPr="008B2109" w:rsidRDefault="008E496A" w:rsidP="008B6DEB">
            <w:pPr>
              <w:jc w:val="center"/>
              <w:rPr>
                <w:b/>
                <w:bCs/>
                <w:sz w:val="20"/>
                <w:szCs w:val="20"/>
              </w:rPr>
            </w:pPr>
            <w:r w:rsidRPr="008B2109">
              <w:rPr>
                <w:b/>
                <w:bCs/>
                <w:sz w:val="20"/>
                <w:szCs w:val="20"/>
              </w:rPr>
              <w:t xml:space="preserve">Demographic Subsets </w:t>
            </w:r>
            <w:r w:rsidR="000D10D3" w:rsidRPr="008B2109">
              <w:rPr>
                <w:b/>
                <w:bCs/>
                <w:sz w:val="20"/>
                <w:szCs w:val="20"/>
              </w:rPr>
              <w:t>Used</w:t>
            </w:r>
            <w:r w:rsidR="00B4449C" w:rsidRPr="008B2109">
              <w:rPr>
                <w:b/>
                <w:bCs/>
                <w:sz w:val="20"/>
                <w:szCs w:val="20"/>
              </w:rPr>
              <w:t xml:space="preserve"> </w:t>
            </w:r>
          </w:p>
        </w:tc>
        <w:tc>
          <w:tcPr>
            <w:tcW w:w="1229" w:type="pct"/>
          </w:tcPr>
          <w:p w14:paraId="62318E9C" w14:textId="77777777" w:rsidR="008E496A" w:rsidRPr="008B2109" w:rsidRDefault="008E496A" w:rsidP="008B6DEB">
            <w:pPr>
              <w:jc w:val="center"/>
              <w:rPr>
                <w:b/>
                <w:bCs/>
                <w:sz w:val="20"/>
                <w:szCs w:val="20"/>
              </w:rPr>
            </w:pPr>
            <w:r w:rsidRPr="008B2109">
              <w:rPr>
                <w:b/>
                <w:bCs/>
                <w:sz w:val="20"/>
                <w:szCs w:val="20"/>
              </w:rPr>
              <w:t>Source</w:t>
            </w:r>
          </w:p>
          <w:p w14:paraId="2644266D" w14:textId="745BF375" w:rsidR="00191E78" w:rsidRPr="008B2109" w:rsidRDefault="00191E78" w:rsidP="008B6DEB">
            <w:pPr>
              <w:jc w:val="center"/>
              <w:rPr>
                <w:b/>
                <w:bCs/>
                <w:color w:val="EE0000"/>
                <w:sz w:val="20"/>
                <w:szCs w:val="20"/>
              </w:rPr>
            </w:pPr>
          </w:p>
        </w:tc>
      </w:tr>
      <w:tr w:rsidR="000243DD" w14:paraId="0BDAEF66" w14:textId="3AE46AB7" w:rsidTr="00053B21">
        <w:tc>
          <w:tcPr>
            <w:tcW w:w="1019" w:type="pct"/>
          </w:tcPr>
          <w:p w14:paraId="27197907" w14:textId="71B60678" w:rsidR="008E496A" w:rsidRPr="008B2109" w:rsidRDefault="007B455F" w:rsidP="008B6DEB">
            <w:pPr>
              <w:jc w:val="center"/>
              <w:rPr>
                <w:sz w:val="20"/>
                <w:szCs w:val="20"/>
              </w:rPr>
            </w:pPr>
            <w:r w:rsidRPr="008B2109">
              <w:rPr>
                <w:sz w:val="20"/>
                <w:szCs w:val="20"/>
              </w:rPr>
              <w:t xml:space="preserve">National </w:t>
            </w:r>
            <w:r w:rsidR="008E496A" w:rsidRPr="008B2109">
              <w:rPr>
                <w:sz w:val="20"/>
                <w:szCs w:val="20"/>
              </w:rPr>
              <w:t>MMR estimates</w:t>
            </w:r>
          </w:p>
        </w:tc>
        <w:tc>
          <w:tcPr>
            <w:tcW w:w="629" w:type="pct"/>
          </w:tcPr>
          <w:p w14:paraId="45A4472A" w14:textId="311E9ED8" w:rsidR="008E496A" w:rsidRPr="008B2109" w:rsidRDefault="007B455F" w:rsidP="008B6DEB">
            <w:pPr>
              <w:jc w:val="center"/>
              <w:rPr>
                <w:sz w:val="20"/>
                <w:szCs w:val="20"/>
              </w:rPr>
            </w:pPr>
            <w:r w:rsidRPr="008B2109">
              <w:rPr>
                <w:sz w:val="20"/>
                <w:szCs w:val="20"/>
              </w:rPr>
              <w:t>1</w:t>
            </w:r>
          </w:p>
        </w:tc>
        <w:tc>
          <w:tcPr>
            <w:tcW w:w="551" w:type="pct"/>
          </w:tcPr>
          <w:p w14:paraId="4A4AF02C" w14:textId="23DA5E1B" w:rsidR="008E496A" w:rsidRPr="008B2109" w:rsidRDefault="008E496A" w:rsidP="008B6DEB">
            <w:pPr>
              <w:jc w:val="center"/>
              <w:rPr>
                <w:sz w:val="20"/>
                <w:szCs w:val="20"/>
              </w:rPr>
            </w:pPr>
            <w:r w:rsidRPr="008B2109">
              <w:rPr>
                <w:sz w:val="20"/>
                <w:szCs w:val="20"/>
              </w:rPr>
              <w:t>1985-20</w:t>
            </w:r>
            <w:r w:rsidR="004E71FE" w:rsidRPr="008B2109">
              <w:rPr>
                <w:sz w:val="20"/>
                <w:szCs w:val="20"/>
              </w:rPr>
              <w:t>18</w:t>
            </w:r>
          </w:p>
        </w:tc>
        <w:tc>
          <w:tcPr>
            <w:tcW w:w="629" w:type="pct"/>
          </w:tcPr>
          <w:p w14:paraId="37ECA0A0" w14:textId="6ACBBC7A" w:rsidR="008E496A" w:rsidRPr="008B2109" w:rsidRDefault="008E496A" w:rsidP="008B6DEB">
            <w:pPr>
              <w:jc w:val="center"/>
              <w:rPr>
                <w:sz w:val="20"/>
                <w:szCs w:val="20"/>
              </w:rPr>
            </w:pPr>
            <w:r w:rsidRPr="008B2109">
              <w:rPr>
                <w:sz w:val="20"/>
                <w:szCs w:val="20"/>
              </w:rPr>
              <w:t>242</w:t>
            </w:r>
          </w:p>
        </w:tc>
        <w:tc>
          <w:tcPr>
            <w:tcW w:w="943" w:type="pct"/>
          </w:tcPr>
          <w:p w14:paraId="7B9E895E" w14:textId="03620E53" w:rsidR="008E496A" w:rsidRPr="008B2109" w:rsidRDefault="008E496A" w:rsidP="008B6DEB">
            <w:pPr>
              <w:jc w:val="center"/>
              <w:rPr>
                <w:sz w:val="20"/>
                <w:szCs w:val="20"/>
              </w:rPr>
            </w:pPr>
            <w:r w:rsidRPr="008B2109">
              <w:rPr>
                <w:sz w:val="20"/>
                <w:szCs w:val="20"/>
              </w:rPr>
              <w:t>NA</w:t>
            </w:r>
          </w:p>
        </w:tc>
        <w:tc>
          <w:tcPr>
            <w:tcW w:w="1229" w:type="pct"/>
          </w:tcPr>
          <w:p w14:paraId="67DEB6EF" w14:textId="7359D119" w:rsidR="008E496A" w:rsidRPr="008B2109" w:rsidRDefault="008E496A" w:rsidP="008B6DEB">
            <w:pPr>
              <w:jc w:val="center"/>
              <w:rPr>
                <w:sz w:val="20"/>
                <w:szCs w:val="20"/>
              </w:rPr>
            </w:pPr>
            <w:r w:rsidRPr="008B2109">
              <w:rPr>
                <w:sz w:val="20"/>
                <w:szCs w:val="20"/>
              </w:rPr>
              <w:t>World Bank Group’s Gender Data Portal</w:t>
            </w:r>
            <w:r w:rsidR="00590B87" w:rsidRPr="008B2109">
              <w:rPr>
                <w:sz w:val="20"/>
                <w:szCs w:val="20"/>
              </w:rPr>
              <w:t xml:space="preserve"> [3</w:t>
            </w:r>
            <w:r w:rsidR="00203B5A" w:rsidRPr="008B2109">
              <w:rPr>
                <w:sz w:val="20"/>
                <w:szCs w:val="20"/>
              </w:rPr>
              <w:t>0</w:t>
            </w:r>
            <w:r w:rsidR="00590B87" w:rsidRPr="008B2109">
              <w:rPr>
                <w:sz w:val="20"/>
                <w:szCs w:val="20"/>
              </w:rPr>
              <w:t>]</w:t>
            </w:r>
          </w:p>
        </w:tc>
      </w:tr>
      <w:tr w:rsidR="000243DD" w14:paraId="7A549D9A" w14:textId="60748629" w:rsidTr="00053B21">
        <w:tc>
          <w:tcPr>
            <w:tcW w:w="1019" w:type="pct"/>
          </w:tcPr>
          <w:p w14:paraId="79CEC204" w14:textId="6931C746" w:rsidR="008E496A" w:rsidRPr="008B2109" w:rsidRDefault="001F58C7" w:rsidP="008B6DEB">
            <w:pPr>
              <w:jc w:val="center"/>
              <w:rPr>
                <w:sz w:val="20"/>
                <w:szCs w:val="20"/>
              </w:rPr>
            </w:pPr>
            <w:r w:rsidRPr="008B2109">
              <w:rPr>
                <w:sz w:val="20"/>
                <w:szCs w:val="20"/>
              </w:rPr>
              <w:t>H</w:t>
            </w:r>
            <w:r w:rsidR="008E496A" w:rsidRPr="008B2109">
              <w:rPr>
                <w:sz w:val="20"/>
                <w:szCs w:val="20"/>
              </w:rPr>
              <w:t>ealth</w:t>
            </w:r>
            <w:r w:rsidR="008F4BE7" w:rsidRPr="008B2109">
              <w:rPr>
                <w:sz w:val="20"/>
                <w:szCs w:val="20"/>
              </w:rPr>
              <w:t xml:space="preserve"> outcomes</w:t>
            </w:r>
            <w:r w:rsidRPr="008B2109">
              <w:rPr>
                <w:sz w:val="20"/>
                <w:szCs w:val="20"/>
              </w:rPr>
              <w:t xml:space="preserve"> &amp;</w:t>
            </w:r>
            <w:r w:rsidR="008F4BE7" w:rsidRPr="008B2109">
              <w:rPr>
                <w:sz w:val="20"/>
                <w:szCs w:val="20"/>
              </w:rPr>
              <w:t xml:space="preserve"> </w:t>
            </w:r>
            <w:r w:rsidR="008E496A" w:rsidRPr="008B2109">
              <w:rPr>
                <w:sz w:val="20"/>
                <w:szCs w:val="20"/>
              </w:rPr>
              <w:t xml:space="preserve">literacy, </w:t>
            </w:r>
            <w:r w:rsidR="00FB6A97" w:rsidRPr="008B2109">
              <w:rPr>
                <w:sz w:val="20"/>
                <w:szCs w:val="20"/>
              </w:rPr>
              <w:t>agency</w:t>
            </w:r>
          </w:p>
        </w:tc>
        <w:tc>
          <w:tcPr>
            <w:tcW w:w="629" w:type="pct"/>
          </w:tcPr>
          <w:p w14:paraId="7A9942FC" w14:textId="51C5557D" w:rsidR="008E496A" w:rsidRPr="008B2109" w:rsidRDefault="008E496A" w:rsidP="008B6DEB">
            <w:pPr>
              <w:jc w:val="center"/>
              <w:rPr>
                <w:sz w:val="20"/>
                <w:szCs w:val="20"/>
              </w:rPr>
            </w:pPr>
            <w:r w:rsidRPr="008B2109">
              <w:rPr>
                <w:sz w:val="20"/>
                <w:szCs w:val="20"/>
              </w:rPr>
              <w:t>198</w:t>
            </w:r>
          </w:p>
        </w:tc>
        <w:tc>
          <w:tcPr>
            <w:tcW w:w="551" w:type="pct"/>
          </w:tcPr>
          <w:p w14:paraId="64ABB37B" w14:textId="38DDE3CA" w:rsidR="008E496A" w:rsidRPr="008B2109" w:rsidRDefault="008E496A" w:rsidP="008B6DEB">
            <w:pPr>
              <w:jc w:val="center"/>
              <w:rPr>
                <w:sz w:val="20"/>
                <w:szCs w:val="20"/>
              </w:rPr>
            </w:pPr>
            <w:r w:rsidRPr="008B2109">
              <w:rPr>
                <w:sz w:val="20"/>
                <w:szCs w:val="20"/>
              </w:rPr>
              <w:t>1960-2023</w:t>
            </w:r>
          </w:p>
        </w:tc>
        <w:tc>
          <w:tcPr>
            <w:tcW w:w="629" w:type="pct"/>
          </w:tcPr>
          <w:p w14:paraId="2A117224" w14:textId="768724FD" w:rsidR="008E496A" w:rsidRPr="008B2109" w:rsidRDefault="008E496A" w:rsidP="008B6DEB">
            <w:pPr>
              <w:jc w:val="center"/>
              <w:rPr>
                <w:sz w:val="20"/>
                <w:szCs w:val="20"/>
              </w:rPr>
            </w:pPr>
            <w:r w:rsidRPr="008B2109">
              <w:rPr>
                <w:sz w:val="20"/>
                <w:szCs w:val="20"/>
              </w:rPr>
              <w:t>265</w:t>
            </w:r>
          </w:p>
        </w:tc>
        <w:tc>
          <w:tcPr>
            <w:tcW w:w="943" w:type="pct"/>
          </w:tcPr>
          <w:p w14:paraId="7870F6F2" w14:textId="5446D617" w:rsidR="008E496A" w:rsidRPr="008B2109" w:rsidRDefault="008E496A" w:rsidP="008B6DEB">
            <w:pPr>
              <w:jc w:val="center"/>
              <w:rPr>
                <w:sz w:val="20"/>
                <w:szCs w:val="20"/>
              </w:rPr>
            </w:pPr>
            <w:r w:rsidRPr="008B2109">
              <w:rPr>
                <w:sz w:val="20"/>
                <w:szCs w:val="20"/>
              </w:rPr>
              <w:t>NA</w:t>
            </w:r>
          </w:p>
        </w:tc>
        <w:tc>
          <w:tcPr>
            <w:tcW w:w="1229" w:type="pct"/>
          </w:tcPr>
          <w:p w14:paraId="714BAA09" w14:textId="1AF1BF9B" w:rsidR="001E2530" w:rsidRPr="008B2109" w:rsidRDefault="008E496A" w:rsidP="005B1B6E">
            <w:pPr>
              <w:jc w:val="center"/>
              <w:rPr>
                <w:sz w:val="20"/>
                <w:szCs w:val="20"/>
              </w:rPr>
            </w:pPr>
            <w:r w:rsidRPr="008B2109">
              <w:rPr>
                <w:sz w:val="20"/>
                <w:szCs w:val="20"/>
              </w:rPr>
              <w:t>World Bank</w:t>
            </w:r>
            <w:r w:rsidR="005B1B6E" w:rsidRPr="008B2109">
              <w:rPr>
                <w:sz w:val="20"/>
                <w:szCs w:val="20"/>
              </w:rPr>
              <w:t xml:space="preserve"> </w:t>
            </w:r>
            <w:r w:rsidRPr="008B2109">
              <w:rPr>
                <w:sz w:val="20"/>
                <w:szCs w:val="20"/>
              </w:rPr>
              <w:t>Group’s Gender Data Portal</w:t>
            </w:r>
            <w:r w:rsidR="005B1B6E" w:rsidRPr="008B2109">
              <w:rPr>
                <w:sz w:val="20"/>
                <w:szCs w:val="20"/>
              </w:rPr>
              <w:t xml:space="preserve"> </w:t>
            </w:r>
            <w:r w:rsidR="001E2530" w:rsidRPr="008B2109">
              <w:rPr>
                <w:sz w:val="20"/>
                <w:szCs w:val="20"/>
              </w:rPr>
              <w:t>[3</w:t>
            </w:r>
            <w:r w:rsidR="00203B5A" w:rsidRPr="008B2109">
              <w:rPr>
                <w:sz w:val="20"/>
                <w:szCs w:val="20"/>
              </w:rPr>
              <w:t>1</w:t>
            </w:r>
            <w:r w:rsidR="001E2530" w:rsidRPr="008B2109">
              <w:rPr>
                <w:sz w:val="20"/>
                <w:szCs w:val="20"/>
              </w:rPr>
              <w:t>]</w:t>
            </w:r>
          </w:p>
        </w:tc>
      </w:tr>
      <w:tr w:rsidR="000243DD" w14:paraId="1E4313E3" w14:textId="63D3340C" w:rsidTr="00053B21">
        <w:tc>
          <w:tcPr>
            <w:tcW w:w="1019" w:type="pct"/>
          </w:tcPr>
          <w:p w14:paraId="5AD0F73D" w14:textId="5C8CD199" w:rsidR="008E496A" w:rsidRPr="008B2109" w:rsidRDefault="008E496A" w:rsidP="008B6DEB">
            <w:pPr>
              <w:jc w:val="center"/>
              <w:rPr>
                <w:sz w:val="20"/>
                <w:szCs w:val="20"/>
              </w:rPr>
            </w:pPr>
            <w:r w:rsidRPr="008B2109">
              <w:rPr>
                <w:sz w:val="20"/>
                <w:szCs w:val="20"/>
              </w:rPr>
              <w:t>Illness incidence and prevalence</w:t>
            </w:r>
          </w:p>
        </w:tc>
        <w:tc>
          <w:tcPr>
            <w:tcW w:w="629" w:type="pct"/>
          </w:tcPr>
          <w:p w14:paraId="16CB7CE7" w14:textId="7BB40CD2" w:rsidR="008E496A" w:rsidRPr="008B2109" w:rsidRDefault="008E496A" w:rsidP="008B6DEB">
            <w:pPr>
              <w:jc w:val="center"/>
              <w:rPr>
                <w:sz w:val="20"/>
                <w:szCs w:val="20"/>
              </w:rPr>
            </w:pPr>
            <w:r w:rsidRPr="008B2109">
              <w:rPr>
                <w:sz w:val="20"/>
                <w:szCs w:val="20"/>
              </w:rPr>
              <w:t>193</w:t>
            </w:r>
          </w:p>
        </w:tc>
        <w:tc>
          <w:tcPr>
            <w:tcW w:w="551" w:type="pct"/>
          </w:tcPr>
          <w:p w14:paraId="17836890" w14:textId="4445AAC5" w:rsidR="008E496A" w:rsidRPr="008B2109" w:rsidRDefault="008E496A" w:rsidP="008B6DEB">
            <w:pPr>
              <w:jc w:val="center"/>
              <w:rPr>
                <w:sz w:val="20"/>
                <w:szCs w:val="20"/>
              </w:rPr>
            </w:pPr>
            <w:r w:rsidRPr="008B2109">
              <w:rPr>
                <w:sz w:val="20"/>
                <w:szCs w:val="20"/>
              </w:rPr>
              <w:t xml:space="preserve">2000-2019 </w:t>
            </w:r>
          </w:p>
        </w:tc>
        <w:tc>
          <w:tcPr>
            <w:tcW w:w="629" w:type="pct"/>
          </w:tcPr>
          <w:p w14:paraId="274F0A18" w14:textId="5033E7F7" w:rsidR="008E496A" w:rsidRPr="008B2109" w:rsidRDefault="008E496A" w:rsidP="008B6DEB">
            <w:pPr>
              <w:jc w:val="center"/>
              <w:rPr>
                <w:sz w:val="20"/>
                <w:szCs w:val="20"/>
              </w:rPr>
            </w:pPr>
            <w:r w:rsidRPr="008B2109">
              <w:rPr>
                <w:sz w:val="20"/>
                <w:szCs w:val="20"/>
              </w:rPr>
              <w:t>194</w:t>
            </w:r>
          </w:p>
        </w:tc>
        <w:tc>
          <w:tcPr>
            <w:tcW w:w="943" w:type="pct"/>
          </w:tcPr>
          <w:p w14:paraId="163B60B7" w14:textId="56513245" w:rsidR="008E496A" w:rsidRPr="008B2109" w:rsidRDefault="008E496A" w:rsidP="008B6DEB">
            <w:pPr>
              <w:jc w:val="center"/>
              <w:rPr>
                <w:sz w:val="20"/>
                <w:szCs w:val="20"/>
              </w:rPr>
            </w:pPr>
            <w:r w:rsidRPr="008B2109">
              <w:rPr>
                <w:sz w:val="20"/>
                <w:szCs w:val="20"/>
              </w:rPr>
              <w:t>Sex</w:t>
            </w:r>
          </w:p>
        </w:tc>
        <w:tc>
          <w:tcPr>
            <w:tcW w:w="1229" w:type="pct"/>
          </w:tcPr>
          <w:p w14:paraId="38808EC5" w14:textId="25D67278" w:rsidR="008E496A" w:rsidRPr="008B2109" w:rsidRDefault="008E496A" w:rsidP="008B6DEB">
            <w:pPr>
              <w:jc w:val="center"/>
              <w:rPr>
                <w:sz w:val="20"/>
                <w:szCs w:val="20"/>
              </w:rPr>
            </w:pPr>
            <w:r w:rsidRPr="008B2109">
              <w:rPr>
                <w:sz w:val="20"/>
                <w:szCs w:val="20"/>
              </w:rPr>
              <w:t xml:space="preserve">WHO Health Inequality Data Repository </w:t>
            </w:r>
            <w:r w:rsidR="00112C46" w:rsidRPr="008B2109">
              <w:rPr>
                <w:sz w:val="20"/>
                <w:szCs w:val="20"/>
              </w:rPr>
              <w:t>&amp;</w:t>
            </w:r>
            <w:r w:rsidRPr="008B2109">
              <w:rPr>
                <w:sz w:val="20"/>
                <w:szCs w:val="20"/>
              </w:rPr>
              <w:t xml:space="preserve"> IHME</w:t>
            </w:r>
            <w:r w:rsidR="00D47373" w:rsidRPr="008B2109">
              <w:rPr>
                <w:sz w:val="20"/>
                <w:szCs w:val="20"/>
              </w:rPr>
              <w:t xml:space="preserve"> [3</w:t>
            </w:r>
            <w:r w:rsidR="00203B5A" w:rsidRPr="008B2109">
              <w:rPr>
                <w:sz w:val="20"/>
                <w:szCs w:val="20"/>
              </w:rPr>
              <w:t>4</w:t>
            </w:r>
            <w:r w:rsidR="00D47373" w:rsidRPr="008B2109">
              <w:rPr>
                <w:sz w:val="20"/>
                <w:szCs w:val="20"/>
              </w:rPr>
              <w:t>]</w:t>
            </w:r>
          </w:p>
        </w:tc>
      </w:tr>
      <w:tr w:rsidR="000243DD" w14:paraId="2D5AAD5E" w14:textId="71DFE2F6" w:rsidTr="00053B21">
        <w:tc>
          <w:tcPr>
            <w:tcW w:w="1019" w:type="pct"/>
          </w:tcPr>
          <w:p w14:paraId="6FA478D1" w14:textId="5AC79BD7" w:rsidR="008E496A" w:rsidRPr="008B2109" w:rsidRDefault="008E496A" w:rsidP="008B6DEB">
            <w:pPr>
              <w:jc w:val="center"/>
              <w:rPr>
                <w:sz w:val="20"/>
                <w:szCs w:val="20"/>
              </w:rPr>
            </w:pPr>
            <w:r w:rsidRPr="008B2109">
              <w:rPr>
                <w:sz w:val="20"/>
                <w:szCs w:val="20"/>
              </w:rPr>
              <w:t>Empowerment</w:t>
            </w:r>
          </w:p>
        </w:tc>
        <w:tc>
          <w:tcPr>
            <w:tcW w:w="629" w:type="pct"/>
          </w:tcPr>
          <w:p w14:paraId="2B064641" w14:textId="38312A43" w:rsidR="008E496A" w:rsidRPr="008B2109" w:rsidRDefault="00B4449C" w:rsidP="008B6DEB">
            <w:pPr>
              <w:jc w:val="center"/>
              <w:rPr>
                <w:sz w:val="20"/>
                <w:szCs w:val="20"/>
              </w:rPr>
            </w:pPr>
            <w:r w:rsidRPr="008B2109">
              <w:rPr>
                <w:sz w:val="20"/>
                <w:szCs w:val="20"/>
              </w:rPr>
              <w:t>9</w:t>
            </w:r>
          </w:p>
        </w:tc>
        <w:tc>
          <w:tcPr>
            <w:tcW w:w="551" w:type="pct"/>
          </w:tcPr>
          <w:p w14:paraId="2AC1F618" w14:textId="1D58B91B" w:rsidR="008E496A" w:rsidRPr="008B2109" w:rsidRDefault="008E496A" w:rsidP="008B6DEB">
            <w:pPr>
              <w:jc w:val="center"/>
              <w:rPr>
                <w:sz w:val="20"/>
                <w:szCs w:val="20"/>
              </w:rPr>
            </w:pPr>
            <w:r w:rsidRPr="008B2109">
              <w:rPr>
                <w:sz w:val="20"/>
                <w:szCs w:val="20"/>
              </w:rPr>
              <w:t>1991-2023</w:t>
            </w:r>
          </w:p>
        </w:tc>
        <w:tc>
          <w:tcPr>
            <w:tcW w:w="629" w:type="pct"/>
          </w:tcPr>
          <w:p w14:paraId="6E0ABF52" w14:textId="3656BA2D" w:rsidR="008E496A" w:rsidRPr="008B2109" w:rsidRDefault="00B4449C" w:rsidP="008B6DEB">
            <w:pPr>
              <w:jc w:val="center"/>
              <w:rPr>
                <w:sz w:val="20"/>
                <w:szCs w:val="20"/>
              </w:rPr>
            </w:pPr>
            <w:r w:rsidRPr="008B2109">
              <w:rPr>
                <w:sz w:val="20"/>
                <w:szCs w:val="20"/>
              </w:rPr>
              <w:t>120</w:t>
            </w:r>
          </w:p>
        </w:tc>
        <w:tc>
          <w:tcPr>
            <w:tcW w:w="943" w:type="pct"/>
          </w:tcPr>
          <w:p w14:paraId="4FF65ED0" w14:textId="23DF08CA" w:rsidR="008E496A" w:rsidRPr="008B2109" w:rsidRDefault="00B4449C" w:rsidP="008B6DEB">
            <w:pPr>
              <w:jc w:val="center"/>
              <w:rPr>
                <w:sz w:val="20"/>
                <w:szCs w:val="20"/>
              </w:rPr>
            </w:pPr>
            <w:r w:rsidRPr="008B2109">
              <w:rPr>
                <w:sz w:val="20"/>
                <w:szCs w:val="20"/>
              </w:rPr>
              <w:t>Economic status (quintiles 1</w:t>
            </w:r>
            <w:r w:rsidR="00947010" w:rsidRPr="008B2109">
              <w:rPr>
                <w:sz w:val="20"/>
                <w:szCs w:val="20"/>
              </w:rPr>
              <w:t xml:space="preserve">, </w:t>
            </w:r>
            <w:r w:rsidRPr="008B2109">
              <w:rPr>
                <w:sz w:val="20"/>
                <w:szCs w:val="20"/>
              </w:rPr>
              <w:t>5)</w:t>
            </w:r>
          </w:p>
        </w:tc>
        <w:tc>
          <w:tcPr>
            <w:tcW w:w="1229" w:type="pct"/>
          </w:tcPr>
          <w:p w14:paraId="3512F8EB" w14:textId="6428C868" w:rsidR="008E496A" w:rsidRPr="008B2109" w:rsidRDefault="008E496A" w:rsidP="008B6DEB">
            <w:pPr>
              <w:jc w:val="center"/>
              <w:rPr>
                <w:sz w:val="20"/>
                <w:szCs w:val="20"/>
              </w:rPr>
            </w:pPr>
            <w:r w:rsidRPr="008B2109">
              <w:rPr>
                <w:sz w:val="20"/>
                <w:szCs w:val="20"/>
              </w:rPr>
              <w:t xml:space="preserve">WHO Health </w:t>
            </w:r>
            <w:r w:rsidR="00C856D4" w:rsidRPr="008B2109">
              <w:rPr>
                <w:sz w:val="20"/>
                <w:szCs w:val="20"/>
              </w:rPr>
              <w:t>I</w:t>
            </w:r>
            <w:r w:rsidRPr="008B2109">
              <w:rPr>
                <w:sz w:val="20"/>
                <w:szCs w:val="20"/>
              </w:rPr>
              <w:t xml:space="preserve">nequality Data Repository after re-analysis by the WHO </w:t>
            </w:r>
            <w:proofErr w:type="spellStart"/>
            <w:r w:rsidRPr="008B2109">
              <w:rPr>
                <w:sz w:val="20"/>
                <w:szCs w:val="20"/>
              </w:rPr>
              <w:t>Center</w:t>
            </w:r>
            <w:proofErr w:type="spellEnd"/>
            <w:r w:rsidRPr="008B2109">
              <w:rPr>
                <w:sz w:val="20"/>
                <w:szCs w:val="20"/>
              </w:rPr>
              <w:t xml:space="preserve"> for Health Equity Monitoring</w:t>
            </w:r>
            <w:r w:rsidR="005D4E54" w:rsidRPr="008B2109">
              <w:rPr>
                <w:sz w:val="20"/>
                <w:szCs w:val="20"/>
              </w:rPr>
              <w:t xml:space="preserve"> [3</w:t>
            </w:r>
            <w:r w:rsidR="00203B5A" w:rsidRPr="008B2109">
              <w:rPr>
                <w:sz w:val="20"/>
                <w:szCs w:val="20"/>
              </w:rPr>
              <w:t>2</w:t>
            </w:r>
            <w:r w:rsidR="005D4E54" w:rsidRPr="008B2109">
              <w:rPr>
                <w:sz w:val="20"/>
                <w:szCs w:val="20"/>
              </w:rPr>
              <w:t>]</w:t>
            </w:r>
          </w:p>
        </w:tc>
      </w:tr>
      <w:tr w:rsidR="000243DD" w14:paraId="6DD8F4D9" w14:textId="3FF02EFE" w:rsidTr="00053B21">
        <w:tc>
          <w:tcPr>
            <w:tcW w:w="1019" w:type="pct"/>
          </w:tcPr>
          <w:p w14:paraId="759A0DD2" w14:textId="584CEFCA" w:rsidR="008E496A" w:rsidRPr="008B2109" w:rsidRDefault="008E496A" w:rsidP="008B6DEB">
            <w:pPr>
              <w:jc w:val="center"/>
              <w:rPr>
                <w:sz w:val="20"/>
                <w:szCs w:val="20"/>
              </w:rPr>
            </w:pPr>
            <w:r w:rsidRPr="008B2109">
              <w:rPr>
                <w:sz w:val="20"/>
                <w:szCs w:val="20"/>
              </w:rPr>
              <w:t>Socioeconomi</w:t>
            </w:r>
            <w:r w:rsidR="00323629" w:rsidRPr="008B2109">
              <w:rPr>
                <w:sz w:val="20"/>
                <w:szCs w:val="20"/>
              </w:rPr>
              <w:t>c</w:t>
            </w:r>
            <w:r w:rsidR="00B4449C" w:rsidRPr="008B2109">
              <w:rPr>
                <w:sz w:val="20"/>
                <w:szCs w:val="20"/>
              </w:rPr>
              <w:t>, education, environmental</w:t>
            </w:r>
            <w:r w:rsidR="0020044F" w:rsidRPr="008B2109">
              <w:rPr>
                <w:sz w:val="20"/>
                <w:szCs w:val="20"/>
              </w:rPr>
              <w:t xml:space="preserve"> variables</w:t>
            </w:r>
          </w:p>
        </w:tc>
        <w:tc>
          <w:tcPr>
            <w:tcW w:w="629" w:type="pct"/>
          </w:tcPr>
          <w:p w14:paraId="56265D3B" w14:textId="66D11B7C" w:rsidR="008E496A" w:rsidRPr="008B2109" w:rsidRDefault="00947010" w:rsidP="008B6DEB">
            <w:pPr>
              <w:jc w:val="center"/>
              <w:rPr>
                <w:sz w:val="20"/>
                <w:szCs w:val="20"/>
              </w:rPr>
            </w:pPr>
            <w:r w:rsidRPr="008B2109">
              <w:rPr>
                <w:sz w:val="20"/>
                <w:szCs w:val="20"/>
              </w:rPr>
              <w:t>64</w:t>
            </w:r>
          </w:p>
        </w:tc>
        <w:tc>
          <w:tcPr>
            <w:tcW w:w="551" w:type="pct"/>
          </w:tcPr>
          <w:p w14:paraId="18D37AF3" w14:textId="30493564" w:rsidR="008E496A" w:rsidRPr="008B2109" w:rsidRDefault="00B4449C" w:rsidP="008B6DEB">
            <w:pPr>
              <w:jc w:val="center"/>
              <w:rPr>
                <w:sz w:val="20"/>
                <w:szCs w:val="20"/>
              </w:rPr>
            </w:pPr>
            <w:r w:rsidRPr="008B2109">
              <w:rPr>
                <w:sz w:val="20"/>
                <w:szCs w:val="20"/>
              </w:rPr>
              <w:t>1970-2023</w:t>
            </w:r>
          </w:p>
        </w:tc>
        <w:tc>
          <w:tcPr>
            <w:tcW w:w="629" w:type="pct"/>
          </w:tcPr>
          <w:p w14:paraId="04207FF1" w14:textId="18DAB1DC" w:rsidR="008E496A" w:rsidRPr="008B2109" w:rsidRDefault="00947010" w:rsidP="008B6DEB">
            <w:pPr>
              <w:jc w:val="center"/>
              <w:rPr>
                <w:sz w:val="20"/>
                <w:szCs w:val="20"/>
              </w:rPr>
            </w:pPr>
            <w:r w:rsidRPr="008B2109">
              <w:rPr>
                <w:sz w:val="20"/>
                <w:szCs w:val="20"/>
              </w:rPr>
              <w:t>195</w:t>
            </w:r>
          </w:p>
        </w:tc>
        <w:tc>
          <w:tcPr>
            <w:tcW w:w="943" w:type="pct"/>
          </w:tcPr>
          <w:p w14:paraId="20D28B07" w14:textId="0104C153" w:rsidR="008E496A" w:rsidRPr="008B2109" w:rsidRDefault="00947010" w:rsidP="008B6DEB">
            <w:pPr>
              <w:jc w:val="center"/>
              <w:rPr>
                <w:sz w:val="20"/>
                <w:szCs w:val="20"/>
              </w:rPr>
            </w:pPr>
            <w:r w:rsidRPr="008B2109">
              <w:rPr>
                <w:sz w:val="20"/>
                <w:szCs w:val="20"/>
              </w:rPr>
              <w:t>Sex, economic status (quintiles 1</w:t>
            </w:r>
            <w:r w:rsidR="002F3B75" w:rsidRPr="008B2109">
              <w:rPr>
                <w:sz w:val="20"/>
                <w:szCs w:val="20"/>
              </w:rPr>
              <w:t xml:space="preserve"> and</w:t>
            </w:r>
            <w:r w:rsidRPr="008B2109">
              <w:rPr>
                <w:sz w:val="20"/>
                <w:szCs w:val="20"/>
              </w:rPr>
              <w:t xml:space="preserve"> 5), residence (urban, rural)</w:t>
            </w:r>
          </w:p>
        </w:tc>
        <w:tc>
          <w:tcPr>
            <w:tcW w:w="1229" w:type="pct"/>
          </w:tcPr>
          <w:p w14:paraId="7C479FBC" w14:textId="26644A4A" w:rsidR="00DA7D8D" w:rsidRPr="008B2109" w:rsidRDefault="00B4449C" w:rsidP="00323629">
            <w:pPr>
              <w:jc w:val="center"/>
              <w:rPr>
                <w:sz w:val="20"/>
                <w:szCs w:val="20"/>
              </w:rPr>
            </w:pPr>
            <w:r w:rsidRPr="008B2109">
              <w:rPr>
                <w:sz w:val="20"/>
                <w:szCs w:val="20"/>
              </w:rPr>
              <w:t xml:space="preserve">WHO Health Inequality Data Repository, sourced from </w:t>
            </w:r>
            <w:r w:rsidR="00323629" w:rsidRPr="008B2109">
              <w:rPr>
                <w:sz w:val="20"/>
                <w:szCs w:val="20"/>
              </w:rPr>
              <w:t>the</w:t>
            </w:r>
            <w:r w:rsidRPr="008B2109">
              <w:rPr>
                <w:sz w:val="20"/>
                <w:szCs w:val="20"/>
              </w:rPr>
              <w:t xml:space="preserve"> World Bank Data Catalogue</w:t>
            </w:r>
            <w:r w:rsidR="00323629" w:rsidRPr="008B2109">
              <w:rPr>
                <w:sz w:val="20"/>
                <w:szCs w:val="20"/>
              </w:rPr>
              <w:t xml:space="preserve"> </w:t>
            </w:r>
            <w:r w:rsidR="00DA7D8D" w:rsidRPr="008B2109">
              <w:rPr>
                <w:sz w:val="20"/>
                <w:szCs w:val="20"/>
              </w:rPr>
              <w:t>[3</w:t>
            </w:r>
            <w:r w:rsidR="00203B5A" w:rsidRPr="008B2109">
              <w:rPr>
                <w:sz w:val="20"/>
                <w:szCs w:val="20"/>
              </w:rPr>
              <w:t>3</w:t>
            </w:r>
            <w:r w:rsidR="00DA7D8D" w:rsidRPr="008B2109">
              <w:rPr>
                <w:sz w:val="20"/>
                <w:szCs w:val="20"/>
              </w:rPr>
              <w:t>]</w:t>
            </w:r>
          </w:p>
        </w:tc>
      </w:tr>
      <w:tr w:rsidR="000243DD" w14:paraId="7137A237" w14:textId="7C165305" w:rsidTr="00053B21">
        <w:tc>
          <w:tcPr>
            <w:tcW w:w="1019" w:type="pct"/>
          </w:tcPr>
          <w:p w14:paraId="5870A5FF" w14:textId="1C36D2F6" w:rsidR="008E496A" w:rsidRPr="008B2109" w:rsidRDefault="00D764BF" w:rsidP="008B6DEB">
            <w:pPr>
              <w:jc w:val="center"/>
              <w:rPr>
                <w:sz w:val="20"/>
                <w:szCs w:val="20"/>
              </w:rPr>
            </w:pPr>
            <w:r w:rsidRPr="008B2109">
              <w:rPr>
                <w:sz w:val="20"/>
                <w:szCs w:val="20"/>
              </w:rPr>
              <w:t xml:space="preserve">World Bank’s Categorisation of a Country’s </w:t>
            </w:r>
            <w:r w:rsidR="008E496A" w:rsidRPr="008B2109">
              <w:rPr>
                <w:sz w:val="20"/>
                <w:szCs w:val="20"/>
              </w:rPr>
              <w:t>Income level</w:t>
            </w:r>
          </w:p>
        </w:tc>
        <w:tc>
          <w:tcPr>
            <w:tcW w:w="629" w:type="pct"/>
          </w:tcPr>
          <w:p w14:paraId="47E3C4C2" w14:textId="1A4469AE" w:rsidR="008E496A" w:rsidRPr="008B2109" w:rsidRDefault="00B4449C" w:rsidP="008B6DEB">
            <w:pPr>
              <w:jc w:val="center"/>
              <w:rPr>
                <w:sz w:val="20"/>
                <w:szCs w:val="20"/>
              </w:rPr>
            </w:pPr>
            <w:r w:rsidRPr="008B2109">
              <w:rPr>
                <w:sz w:val="20"/>
                <w:szCs w:val="20"/>
              </w:rPr>
              <w:t>1</w:t>
            </w:r>
          </w:p>
        </w:tc>
        <w:tc>
          <w:tcPr>
            <w:tcW w:w="551" w:type="pct"/>
          </w:tcPr>
          <w:p w14:paraId="08001A53" w14:textId="7BA8EACB" w:rsidR="008E496A" w:rsidRPr="008B2109" w:rsidRDefault="00B4449C" w:rsidP="008B6DEB">
            <w:pPr>
              <w:jc w:val="center"/>
              <w:rPr>
                <w:sz w:val="20"/>
                <w:szCs w:val="20"/>
              </w:rPr>
            </w:pPr>
            <w:r w:rsidRPr="008B2109">
              <w:rPr>
                <w:sz w:val="20"/>
                <w:szCs w:val="20"/>
              </w:rPr>
              <w:t>2024</w:t>
            </w:r>
          </w:p>
        </w:tc>
        <w:tc>
          <w:tcPr>
            <w:tcW w:w="629" w:type="pct"/>
          </w:tcPr>
          <w:p w14:paraId="06FE9F73" w14:textId="77777777" w:rsidR="008E496A" w:rsidRPr="008B2109" w:rsidRDefault="008E496A" w:rsidP="008B6DEB">
            <w:pPr>
              <w:jc w:val="center"/>
              <w:rPr>
                <w:sz w:val="20"/>
                <w:szCs w:val="20"/>
              </w:rPr>
            </w:pPr>
          </w:p>
        </w:tc>
        <w:tc>
          <w:tcPr>
            <w:tcW w:w="943" w:type="pct"/>
          </w:tcPr>
          <w:p w14:paraId="2F27D852" w14:textId="785D9E50" w:rsidR="008E496A" w:rsidRPr="008B2109" w:rsidRDefault="00947010" w:rsidP="008B6DEB">
            <w:pPr>
              <w:jc w:val="center"/>
              <w:rPr>
                <w:sz w:val="20"/>
                <w:szCs w:val="20"/>
              </w:rPr>
            </w:pPr>
            <w:r w:rsidRPr="008B2109">
              <w:rPr>
                <w:sz w:val="20"/>
                <w:szCs w:val="20"/>
              </w:rPr>
              <w:t>NA</w:t>
            </w:r>
          </w:p>
        </w:tc>
        <w:tc>
          <w:tcPr>
            <w:tcW w:w="1229" w:type="pct"/>
          </w:tcPr>
          <w:p w14:paraId="7F7BE66A" w14:textId="77B68403" w:rsidR="008E496A" w:rsidRPr="008B2109" w:rsidRDefault="00947010" w:rsidP="008B6DEB">
            <w:pPr>
              <w:jc w:val="center"/>
              <w:rPr>
                <w:sz w:val="20"/>
                <w:szCs w:val="20"/>
              </w:rPr>
            </w:pPr>
            <w:r w:rsidRPr="008B2109">
              <w:rPr>
                <w:sz w:val="20"/>
                <w:szCs w:val="20"/>
              </w:rPr>
              <w:t>WHO Health Inequality Data Repository</w:t>
            </w:r>
            <w:r w:rsidR="00420569" w:rsidRPr="008B2109">
              <w:rPr>
                <w:sz w:val="20"/>
                <w:szCs w:val="20"/>
              </w:rPr>
              <w:t xml:space="preserve"> </w:t>
            </w:r>
            <w:r w:rsidR="000243DD" w:rsidRPr="008B2109">
              <w:rPr>
                <w:sz w:val="20"/>
                <w:szCs w:val="20"/>
              </w:rPr>
              <w:t>[</w:t>
            </w:r>
            <w:r w:rsidR="00203B5A" w:rsidRPr="008B2109">
              <w:rPr>
                <w:sz w:val="20"/>
                <w:szCs w:val="20"/>
              </w:rPr>
              <w:t>35</w:t>
            </w:r>
            <w:r w:rsidR="000243DD" w:rsidRPr="008B2109">
              <w:rPr>
                <w:sz w:val="20"/>
                <w:szCs w:val="20"/>
              </w:rPr>
              <w:t>]</w:t>
            </w:r>
          </w:p>
        </w:tc>
      </w:tr>
    </w:tbl>
    <w:p w14:paraId="61E5792D" w14:textId="1B7992F1" w:rsidR="00D233C3" w:rsidRDefault="002211ED" w:rsidP="003856F4">
      <w:pPr>
        <w:pStyle w:val="Heading3"/>
      </w:pPr>
      <w:r>
        <w:t xml:space="preserve">4.12 Merging Data </w:t>
      </w:r>
    </w:p>
    <w:p w14:paraId="7294E392" w14:textId="165CC5C1" w:rsidR="00FF0367" w:rsidRDefault="00C70348" w:rsidP="00096E11">
      <w:pPr>
        <w:jc w:val="both"/>
      </w:pPr>
      <w:r>
        <w:t xml:space="preserve">All datasets </w:t>
      </w:r>
      <w:r w:rsidR="002917A5">
        <w:t>used</w:t>
      </w:r>
      <w:r>
        <w:t xml:space="preserve"> in this report </w:t>
      </w:r>
      <w:r w:rsidR="007F6901">
        <w:t>contained column</w:t>
      </w:r>
      <w:r w:rsidR="00F206FA">
        <w:t>s</w:t>
      </w:r>
      <w:r w:rsidR="007F6901">
        <w:t xml:space="preserve"> specifying the country and its</w:t>
      </w:r>
      <w:r>
        <w:t xml:space="preserve"> associated </w:t>
      </w:r>
      <w:r w:rsidR="001819C2">
        <w:t>ISO3 country code</w:t>
      </w:r>
      <w:r w:rsidR="0094005E">
        <w:t xml:space="preserve">, as described in the </w:t>
      </w:r>
      <w:r w:rsidR="00096E11">
        <w:t>ISO 3166 international standard</w:t>
      </w:r>
      <w:r w:rsidR="00C82E42">
        <w:t xml:space="preserve"> [</w:t>
      </w:r>
      <w:r w:rsidR="00BE219F">
        <w:t>36].</w:t>
      </w:r>
      <w:r w:rsidR="00096E11">
        <w:t xml:space="preserve"> </w:t>
      </w:r>
      <w:r w:rsidR="00163808">
        <w:t xml:space="preserve">However, different datasets sometimes used a </w:t>
      </w:r>
      <w:r w:rsidR="00096E11">
        <w:t xml:space="preserve">different version of the same country’s name </w:t>
      </w:r>
      <w:r w:rsidR="008E744D">
        <w:t>(e.g. United States versus United States of America)</w:t>
      </w:r>
      <w:r w:rsidR="007976A5">
        <w:t xml:space="preserve">. Therefore, </w:t>
      </w:r>
      <w:r w:rsidR="008E744D">
        <w:t xml:space="preserve">datasets </w:t>
      </w:r>
      <w:r w:rsidR="007976A5">
        <w:t xml:space="preserve">were merged </w:t>
      </w:r>
      <w:r w:rsidR="00705F51">
        <w:t>using</w:t>
      </w:r>
      <w:r w:rsidR="008E744D">
        <w:t xml:space="preserve"> </w:t>
      </w:r>
      <w:r w:rsidR="007976A5">
        <w:t xml:space="preserve">the unique </w:t>
      </w:r>
      <w:r w:rsidR="008E744D">
        <w:t>ISO3 code and year</w:t>
      </w:r>
      <w:r w:rsidR="00E2316A">
        <w:t>.</w:t>
      </w:r>
      <w:r w:rsidR="00BE219F">
        <w:t xml:space="preserve"> </w:t>
      </w:r>
      <w:r w:rsidR="00E2316A">
        <w:t>The final merged data set</w:t>
      </w:r>
      <w:r w:rsidR="008560CE">
        <w:t xml:space="preserve"> </w:t>
      </w:r>
      <w:r w:rsidR="00E2316A">
        <w:t>had</w:t>
      </w:r>
      <w:r w:rsidR="008E744D">
        <w:t xml:space="preserve"> </w:t>
      </w:r>
      <w:r w:rsidR="00BE219F">
        <w:t>16,</w:t>
      </w:r>
      <w:del w:id="105" w:author="Minh Bui" w:date="2025-10-14T10:05:00Z" w16du:dateUtc="2025-10-13T23:05:00Z">
        <w:r w:rsidR="00BE219F" w:rsidDel="00EE753C">
          <w:delText xml:space="preserve"> </w:delText>
        </w:r>
      </w:del>
      <w:r w:rsidR="00BE219F">
        <w:t xml:space="preserve">948 </w:t>
      </w:r>
      <w:r w:rsidR="008E744D">
        <w:t>row</w:t>
      </w:r>
      <w:r w:rsidR="008560CE">
        <w:t>s uniquely identified by their country</w:t>
      </w:r>
      <w:r w:rsidR="00E2316A">
        <w:t xml:space="preserve"> and</w:t>
      </w:r>
      <w:r w:rsidR="008E744D">
        <w:t xml:space="preserve"> year</w:t>
      </w:r>
      <w:r w:rsidR="00E2316A">
        <w:t xml:space="preserve">, with </w:t>
      </w:r>
      <w:r w:rsidR="00BE219F">
        <w:t xml:space="preserve">732 </w:t>
      </w:r>
      <w:r w:rsidR="00E2316A">
        <w:t>columns</w:t>
      </w:r>
      <w:r w:rsidR="008E744D">
        <w:t xml:space="preserve"> </w:t>
      </w:r>
      <w:r w:rsidR="00E2316A">
        <w:t xml:space="preserve">extracted </w:t>
      </w:r>
      <w:r w:rsidR="002971A2">
        <w:t>from the original dataset.</w:t>
      </w:r>
      <w:r w:rsidR="0005003B">
        <w:t xml:space="preserve"> </w:t>
      </w:r>
    </w:p>
    <w:p w14:paraId="25C98AC1" w14:textId="77777777" w:rsidR="0005003B" w:rsidRDefault="0005003B" w:rsidP="00096E11">
      <w:pPr>
        <w:jc w:val="both"/>
      </w:pPr>
    </w:p>
    <w:p w14:paraId="1F286E92" w14:textId="26AAF5B1" w:rsidR="001B1366" w:rsidRDefault="00BE219F" w:rsidP="00096E11">
      <w:pPr>
        <w:jc w:val="both"/>
        <w:rPr>
          <w:lang w:eastAsia="en-US"/>
        </w:rPr>
      </w:pPr>
      <w:r>
        <w:rPr>
          <w:lang w:eastAsia="en-US"/>
        </w:rPr>
        <w:t>The</w:t>
      </w:r>
      <w:r w:rsidR="0005003B">
        <w:rPr>
          <w:lang w:eastAsia="en-US"/>
        </w:rPr>
        <w:t xml:space="preserve"> national MMR estimates </w:t>
      </w:r>
      <w:r w:rsidR="00D51483">
        <w:rPr>
          <w:lang w:eastAsia="en-US"/>
        </w:rPr>
        <w:t>were</w:t>
      </w:r>
      <w:r w:rsidR="0005003B">
        <w:rPr>
          <w:lang w:eastAsia="en-US"/>
        </w:rPr>
        <w:t xml:space="preserve"> </w:t>
      </w:r>
      <w:r w:rsidR="00D51483">
        <w:rPr>
          <w:lang w:eastAsia="en-US"/>
        </w:rPr>
        <w:t>collected</w:t>
      </w:r>
      <w:r w:rsidR="0005003B">
        <w:rPr>
          <w:lang w:eastAsia="en-US"/>
        </w:rPr>
        <w:t xml:space="preserve"> </w:t>
      </w:r>
      <w:r w:rsidR="00D51483">
        <w:rPr>
          <w:lang w:eastAsia="en-US"/>
        </w:rPr>
        <w:t>between</w:t>
      </w:r>
      <w:r w:rsidR="0005003B">
        <w:rPr>
          <w:lang w:eastAsia="en-US"/>
        </w:rPr>
        <w:t xml:space="preserve"> 1985</w:t>
      </w:r>
      <w:r w:rsidR="00D51483">
        <w:rPr>
          <w:lang w:eastAsia="en-US"/>
        </w:rPr>
        <w:t xml:space="preserve"> and 2018</w:t>
      </w:r>
      <w:r w:rsidR="0005003B">
        <w:rPr>
          <w:lang w:eastAsia="en-US"/>
        </w:rPr>
        <w:t>.</w:t>
      </w:r>
      <w:r w:rsidR="00D51483">
        <w:rPr>
          <w:lang w:eastAsia="en-US"/>
        </w:rPr>
        <w:t xml:space="preserve"> Therefore, </w:t>
      </w:r>
      <w:r w:rsidR="0005003B">
        <w:rPr>
          <w:lang w:eastAsia="en-US"/>
        </w:rPr>
        <w:t xml:space="preserve">all data collected before 1985 and after 2018 </w:t>
      </w:r>
      <w:r w:rsidR="00D51483">
        <w:rPr>
          <w:lang w:eastAsia="en-US"/>
        </w:rPr>
        <w:t xml:space="preserve">was excluded. </w:t>
      </w:r>
      <w:r w:rsidR="006B749A">
        <w:rPr>
          <w:lang w:eastAsia="en-US"/>
        </w:rPr>
        <w:t>Feature</w:t>
      </w:r>
      <w:r w:rsidR="00461F94">
        <w:rPr>
          <w:lang w:eastAsia="en-US"/>
        </w:rPr>
        <w:t>s</w:t>
      </w:r>
      <w:r w:rsidR="006B749A">
        <w:rPr>
          <w:lang w:eastAsia="en-US"/>
        </w:rPr>
        <w:t xml:space="preserve"> with no data between 1985 and 2018 were also excluded. This </w:t>
      </w:r>
      <w:del w:id="106" w:author="Minh Bui" w:date="2025-10-14T10:05:00Z" w16du:dateUtc="2025-10-13T23:05:00Z">
        <w:r w:rsidR="006B749A" w:rsidDel="00D93097">
          <w:rPr>
            <w:lang w:eastAsia="en-US"/>
          </w:rPr>
          <w:delText xml:space="preserve">restricted </w:delText>
        </w:r>
      </w:del>
      <w:ins w:id="107" w:author="Minh Bui" w:date="2025-10-14T10:05:00Z" w16du:dateUtc="2025-10-13T23:05:00Z">
        <w:r w:rsidR="00D93097">
          <w:rPr>
            <w:lang w:eastAsia="en-US"/>
          </w:rPr>
          <w:t xml:space="preserve">reduced </w:t>
        </w:r>
      </w:ins>
      <w:r w:rsidR="006B749A">
        <w:rPr>
          <w:lang w:eastAsia="en-US"/>
        </w:rPr>
        <w:t>the dataset to 9,018 rows and 726 columns.</w:t>
      </w:r>
    </w:p>
    <w:p w14:paraId="1B2E9EB1" w14:textId="19D53353" w:rsidR="00D977FD" w:rsidRDefault="004E4C23" w:rsidP="009708A5">
      <w:pPr>
        <w:pStyle w:val="Heading3"/>
      </w:pPr>
      <w:r>
        <w:t>4</w:t>
      </w:r>
      <w:r w:rsidR="00825FD6">
        <w:t xml:space="preserve">.13 Data Cleaning </w:t>
      </w:r>
    </w:p>
    <w:p w14:paraId="3DB8227E" w14:textId="3477ED39" w:rsidR="002515C9" w:rsidRDefault="00D977FD" w:rsidP="002515C9">
      <w:pPr>
        <w:jc w:val="both"/>
        <w:rPr>
          <w:lang w:eastAsia="en-US"/>
        </w:rPr>
      </w:pPr>
      <w:r>
        <w:rPr>
          <w:lang w:eastAsia="en-US"/>
        </w:rPr>
        <w:t xml:space="preserve">All year/country combinations that were missing national MMR estimate values were removed </w:t>
      </w:r>
      <w:r w:rsidR="00BE219F">
        <w:rPr>
          <w:lang w:eastAsia="en-US"/>
        </w:rPr>
        <w:t xml:space="preserve">from the dataset. This </w:t>
      </w:r>
      <w:r>
        <w:rPr>
          <w:lang w:eastAsia="en-US"/>
        </w:rPr>
        <w:t>avoid</w:t>
      </w:r>
      <w:r w:rsidR="00BE219F">
        <w:rPr>
          <w:lang w:eastAsia="en-US"/>
        </w:rPr>
        <w:t>ed needing to</w:t>
      </w:r>
      <w:r>
        <w:rPr>
          <w:lang w:eastAsia="en-US"/>
        </w:rPr>
        <w:t xml:space="preserve"> imput</w:t>
      </w:r>
      <w:r w:rsidR="00BE219F">
        <w:rPr>
          <w:lang w:eastAsia="en-US"/>
        </w:rPr>
        <w:t>e</w:t>
      </w:r>
      <w:r>
        <w:rPr>
          <w:lang w:eastAsia="en-US"/>
        </w:rPr>
        <w:t xml:space="preserve"> the </w:t>
      </w:r>
      <w:r w:rsidR="00BE219F">
        <w:rPr>
          <w:lang w:eastAsia="en-US"/>
        </w:rPr>
        <w:t>ground truth variable, which</w:t>
      </w:r>
      <w:r>
        <w:rPr>
          <w:lang w:eastAsia="en-US"/>
        </w:rPr>
        <w:t xml:space="preserve"> may have caused the models to be trained on incorrect feature/MMR estimate pairings, introducing inaccuracy. As a result, the number of rows in the dataset decreased from 9,018 to 2,789. </w:t>
      </w:r>
      <w:r w:rsidR="002515C9">
        <w:t xml:space="preserve">This data cleaning step caused the number of samples from each income level to decrease, with greater proportional decrease observed for lower-income countries (see Table 3). </w:t>
      </w:r>
    </w:p>
    <w:p w14:paraId="5C101C48" w14:textId="77777777" w:rsidR="002515C9" w:rsidRDefault="002515C9" w:rsidP="002515C9">
      <w:pPr>
        <w:jc w:val="both"/>
      </w:pPr>
    </w:p>
    <w:p w14:paraId="06083E6B" w14:textId="20037E0B" w:rsidR="002515C9" w:rsidRPr="00B81629" w:rsidRDefault="002515C9" w:rsidP="002515C9">
      <w:pPr>
        <w:jc w:val="both"/>
        <w:rPr>
          <w:sz w:val="22"/>
          <w:szCs w:val="22"/>
        </w:rPr>
      </w:pPr>
      <w:r w:rsidRPr="00B81629">
        <w:rPr>
          <w:b/>
          <w:bCs/>
          <w:sz w:val="22"/>
          <w:szCs w:val="22"/>
        </w:rPr>
        <w:t>Table 3:</w:t>
      </w:r>
      <w:r w:rsidRPr="00B81629">
        <w:rPr>
          <w:sz w:val="22"/>
          <w:szCs w:val="22"/>
        </w:rPr>
        <w:t xml:space="preserve"> Number of samples per income level before and after rows with missing MMR data were removed. The proportion of samples remaining after cleaning was given as a percentage. </w:t>
      </w:r>
    </w:p>
    <w:tbl>
      <w:tblPr>
        <w:tblStyle w:val="TableGrid"/>
        <w:tblW w:w="0" w:type="auto"/>
        <w:tblLook w:val="04A0" w:firstRow="1" w:lastRow="0" w:firstColumn="1" w:lastColumn="0" w:noHBand="0" w:noVBand="1"/>
      </w:tblPr>
      <w:tblGrid>
        <w:gridCol w:w="1752"/>
        <w:gridCol w:w="2638"/>
        <w:gridCol w:w="2693"/>
        <w:gridCol w:w="1933"/>
      </w:tblGrid>
      <w:tr w:rsidR="002515C9" w14:paraId="69E08470" w14:textId="77777777" w:rsidTr="008B2109">
        <w:tc>
          <w:tcPr>
            <w:tcW w:w="1752" w:type="dxa"/>
            <w:vMerge w:val="restart"/>
          </w:tcPr>
          <w:p w14:paraId="054F31B7" w14:textId="77777777" w:rsidR="002515C9" w:rsidRPr="00B81629" w:rsidRDefault="002515C9" w:rsidP="000712C3">
            <w:pPr>
              <w:jc w:val="center"/>
              <w:rPr>
                <w:b/>
                <w:bCs/>
                <w:sz w:val="20"/>
                <w:szCs w:val="20"/>
              </w:rPr>
            </w:pPr>
          </w:p>
          <w:p w14:paraId="4A32FEB7" w14:textId="77777777" w:rsidR="002515C9" w:rsidRPr="00B81629" w:rsidRDefault="002515C9" w:rsidP="000712C3">
            <w:pPr>
              <w:jc w:val="center"/>
              <w:rPr>
                <w:b/>
                <w:bCs/>
                <w:sz w:val="20"/>
                <w:szCs w:val="20"/>
              </w:rPr>
            </w:pPr>
            <w:r w:rsidRPr="00B81629">
              <w:rPr>
                <w:b/>
                <w:bCs/>
                <w:sz w:val="20"/>
                <w:szCs w:val="20"/>
              </w:rPr>
              <w:t>Income Level</w:t>
            </w:r>
          </w:p>
        </w:tc>
        <w:tc>
          <w:tcPr>
            <w:tcW w:w="5331" w:type="dxa"/>
            <w:gridSpan w:val="2"/>
          </w:tcPr>
          <w:p w14:paraId="21628607" w14:textId="77777777" w:rsidR="002515C9" w:rsidRPr="00B81629" w:rsidRDefault="002515C9" w:rsidP="000712C3">
            <w:pPr>
              <w:jc w:val="center"/>
              <w:rPr>
                <w:b/>
                <w:bCs/>
                <w:sz w:val="20"/>
                <w:szCs w:val="20"/>
              </w:rPr>
            </w:pPr>
            <w:r w:rsidRPr="00B81629">
              <w:rPr>
                <w:b/>
                <w:bCs/>
                <w:sz w:val="20"/>
                <w:szCs w:val="20"/>
              </w:rPr>
              <w:t>Number of Samples</w:t>
            </w:r>
          </w:p>
        </w:tc>
        <w:tc>
          <w:tcPr>
            <w:tcW w:w="1933" w:type="dxa"/>
            <w:vMerge w:val="restart"/>
          </w:tcPr>
          <w:p w14:paraId="5BBC8253" w14:textId="77777777" w:rsidR="002515C9" w:rsidRPr="00B81629" w:rsidRDefault="002515C9" w:rsidP="000712C3">
            <w:pPr>
              <w:jc w:val="center"/>
              <w:rPr>
                <w:b/>
                <w:bCs/>
                <w:sz w:val="20"/>
                <w:szCs w:val="20"/>
              </w:rPr>
            </w:pPr>
            <w:r w:rsidRPr="00B81629">
              <w:rPr>
                <w:b/>
                <w:bCs/>
                <w:sz w:val="20"/>
                <w:szCs w:val="20"/>
              </w:rPr>
              <w:t>Proportion of Samples Remaining (%)</w:t>
            </w:r>
          </w:p>
        </w:tc>
      </w:tr>
      <w:tr w:rsidR="002515C9" w14:paraId="2A2E4098" w14:textId="77777777" w:rsidTr="008B2109">
        <w:tc>
          <w:tcPr>
            <w:tcW w:w="1752" w:type="dxa"/>
            <w:vMerge/>
          </w:tcPr>
          <w:p w14:paraId="6545B82B" w14:textId="77777777" w:rsidR="002515C9" w:rsidRPr="00B81629" w:rsidRDefault="002515C9" w:rsidP="000712C3">
            <w:pPr>
              <w:jc w:val="center"/>
              <w:rPr>
                <w:b/>
                <w:bCs/>
                <w:sz w:val="20"/>
                <w:szCs w:val="20"/>
              </w:rPr>
            </w:pPr>
          </w:p>
        </w:tc>
        <w:tc>
          <w:tcPr>
            <w:tcW w:w="2638" w:type="dxa"/>
          </w:tcPr>
          <w:p w14:paraId="3EB730A6" w14:textId="77777777" w:rsidR="002515C9" w:rsidRPr="00B81629" w:rsidRDefault="002515C9" w:rsidP="000712C3">
            <w:pPr>
              <w:jc w:val="center"/>
              <w:rPr>
                <w:b/>
                <w:bCs/>
                <w:sz w:val="20"/>
                <w:szCs w:val="20"/>
              </w:rPr>
            </w:pPr>
            <w:r w:rsidRPr="00B81629">
              <w:rPr>
                <w:b/>
                <w:bCs/>
                <w:sz w:val="20"/>
                <w:szCs w:val="20"/>
              </w:rPr>
              <w:t>Before Removing Samples with MMR Missing</w:t>
            </w:r>
          </w:p>
        </w:tc>
        <w:tc>
          <w:tcPr>
            <w:tcW w:w="2693" w:type="dxa"/>
          </w:tcPr>
          <w:p w14:paraId="14D220C8" w14:textId="77777777" w:rsidR="002515C9" w:rsidRPr="00B81629" w:rsidRDefault="002515C9" w:rsidP="000712C3">
            <w:pPr>
              <w:jc w:val="center"/>
              <w:rPr>
                <w:b/>
                <w:bCs/>
                <w:sz w:val="20"/>
                <w:szCs w:val="20"/>
              </w:rPr>
            </w:pPr>
            <w:r w:rsidRPr="00B81629">
              <w:rPr>
                <w:b/>
                <w:bCs/>
                <w:sz w:val="20"/>
                <w:szCs w:val="20"/>
              </w:rPr>
              <w:t>After Removing Samples with MMR Missing</w:t>
            </w:r>
          </w:p>
        </w:tc>
        <w:tc>
          <w:tcPr>
            <w:tcW w:w="1933" w:type="dxa"/>
            <w:vMerge/>
          </w:tcPr>
          <w:p w14:paraId="5C404F47" w14:textId="77777777" w:rsidR="002515C9" w:rsidRPr="00B81629" w:rsidRDefault="002515C9" w:rsidP="000712C3">
            <w:pPr>
              <w:jc w:val="center"/>
              <w:rPr>
                <w:b/>
                <w:bCs/>
                <w:sz w:val="20"/>
                <w:szCs w:val="20"/>
              </w:rPr>
            </w:pPr>
          </w:p>
        </w:tc>
      </w:tr>
      <w:tr w:rsidR="002515C9" w14:paraId="43079E0E" w14:textId="77777777" w:rsidTr="008B2109">
        <w:tc>
          <w:tcPr>
            <w:tcW w:w="1752" w:type="dxa"/>
          </w:tcPr>
          <w:p w14:paraId="4B70CCFA" w14:textId="77777777" w:rsidR="002515C9" w:rsidRPr="00B81629" w:rsidRDefault="002515C9" w:rsidP="000712C3">
            <w:pPr>
              <w:jc w:val="center"/>
              <w:rPr>
                <w:b/>
                <w:bCs/>
                <w:sz w:val="20"/>
                <w:szCs w:val="20"/>
              </w:rPr>
            </w:pPr>
            <w:r w:rsidRPr="00B81629">
              <w:rPr>
                <w:b/>
                <w:bCs/>
                <w:sz w:val="20"/>
                <w:szCs w:val="20"/>
              </w:rPr>
              <w:t>Low</w:t>
            </w:r>
          </w:p>
        </w:tc>
        <w:tc>
          <w:tcPr>
            <w:tcW w:w="2638" w:type="dxa"/>
          </w:tcPr>
          <w:p w14:paraId="417470C8" w14:textId="77777777" w:rsidR="002515C9" w:rsidRPr="00B81629" w:rsidRDefault="002515C9" w:rsidP="000712C3">
            <w:pPr>
              <w:jc w:val="center"/>
              <w:rPr>
                <w:sz w:val="20"/>
                <w:szCs w:val="20"/>
              </w:rPr>
            </w:pPr>
            <w:r w:rsidRPr="00B81629">
              <w:rPr>
                <w:sz w:val="20"/>
                <w:szCs w:val="20"/>
              </w:rPr>
              <w:t>884</w:t>
            </w:r>
          </w:p>
        </w:tc>
        <w:tc>
          <w:tcPr>
            <w:tcW w:w="2693" w:type="dxa"/>
          </w:tcPr>
          <w:p w14:paraId="2B1779F4" w14:textId="77777777" w:rsidR="002515C9" w:rsidRPr="00B81629" w:rsidRDefault="002515C9" w:rsidP="000712C3">
            <w:pPr>
              <w:jc w:val="center"/>
              <w:rPr>
                <w:sz w:val="20"/>
                <w:szCs w:val="20"/>
              </w:rPr>
            </w:pPr>
            <w:commentRangeStart w:id="108"/>
            <w:r w:rsidRPr="00B81629">
              <w:rPr>
                <w:sz w:val="20"/>
                <w:szCs w:val="20"/>
              </w:rPr>
              <w:t>78</w:t>
            </w:r>
            <w:commentRangeEnd w:id="108"/>
            <w:r w:rsidR="00CE6C0E">
              <w:rPr>
                <w:rStyle w:val="CommentReference"/>
              </w:rPr>
              <w:commentReference w:id="108"/>
            </w:r>
          </w:p>
        </w:tc>
        <w:tc>
          <w:tcPr>
            <w:tcW w:w="1933" w:type="dxa"/>
          </w:tcPr>
          <w:p w14:paraId="3EAE628D" w14:textId="77777777" w:rsidR="002515C9" w:rsidRPr="00B81629" w:rsidRDefault="002515C9" w:rsidP="000712C3">
            <w:pPr>
              <w:jc w:val="center"/>
              <w:rPr>
                <w:sz w:val="20"/>
                <w:szCs w:val="20"/>
              </w:rPr>
            </w:pPr>
            <w:r w:rsidRPr="00B81629">
              <w:rPr>
                <w:sz w:val="20"/>
                <w:szCs w:val="20"/>
              </w:rPr>
              <w:t>8.8</w:t>
            </w:r>
          </w:p>
        </w:tc>
      </w:tr>
      <w:tr w:rsidR="002515C9" w14:paraId="4DA81197" w14:textId="77777777" w:rsidTr="008B2109">
        <w:tc>
          <w:tcPr>
            <w:tcW w:w="1752" w:type="dxa"/>
          </w:tcPr>
          <w:p w14:paraId="164748F8" w14:textId="77777777" w:rsidR="002515C9" w:rsidRPr="00B81629" w:rsidRDefault="002515C9" w:rsidP="000712C3">
            <w:pPr>
              <w:jc w:val="center"/>
              <w:rPr>
                <w:b/>
                <w:bCs/>
                <w:sz w:val="20"/>
                <w:szCs w:val="20"/>
              </w:rPr>
            </w:pPr>
            <w:r w:rsidRPr="00B81629">
              <w:rPr>
                <w:b/>
                <w:bCs/>
                <w:sz w:val="20"/>
                <w:szCs w:val="20"/>
              </w:rPr>
              <w:t>Lower-Middle</w:t>
            </w:r>
          </w:p>
        </w:tc>
        <w:tc>
          <w:tcPr>
            <w:tcW w:w="2638" w:type="dxa"/>
          </w:tcPr>
          <w:p w14:paraId="47C70951" w14:textId="77777777" w:rsidR="002515C9" w:rsidRPr="00B81629" w:rsidRDefault="002515C9" w:rsidP="000712C3">
            <w:pPr>
              <w:jc w:val="center"/>
              <w:rPr>
                <w:sz w:val="20"/>
                <w:szCs w:val="20"/>
              </w:rPr>
            </w:pPr>
            <w:r w:rsidRPr="00B81629">
              <w:rPr>
                <w:sz w:val="20"/>
                <w:szCs w:val="20"/>
              </w:rPr>
              <w:t>1734</w:t>
            </w:r>
          </w:p>
        </w:tc>
        <w:tc>
          <w:tcPr>
            <w:tcW w:w="2693" w:type="dxa"/>
          </w:tcPr>
          <w:p w14:paraId="39BD3D3F" w14:textId="77777777" w:rsidR="002515C9" w:rsidRPr="00B81629" w:rsidRDefault="002515C9" w:rsidP="000712C3">
            <w:pPr>
              <w:jc w:val="center"/>
              <w:rPr>
                <w:sz w:val="20"/>
                <w:szCs w:val="20"/>
              </w:rPr>
            </w:pPr>
            <w:r w:rsidRPr="00B81629">
              <w:rPr>
                <w:sz w:val="20"/>
                <w:szCs w:val="20"/>
              </w:rPr>
              <w:t>310</w:t>
            </w:r>
          </w:p>
        </w:tc>
        <w:tc>
          <w:tcPr>
            <w:tcW w:w="1933" w:type="dxa"/>
          </w:tcPr>
          <w:p w14:paraId="2BE3650B" w14:textId="77777777" w:rsidR="002515C9" w:rsidRPr="00B81629" w:rsidRDefault="002515C9" w:rsidP="000712C3">
            <w:pPr>
              <w:jc w:val="center"/>
              <w:rPr>
                <w:sz w:val="20"/>
                <w:szCs w:val="20"/>
              </w:rPr>
            </w:pPr>
            <w:r w:rsidRPr="00B81629">
              <w:rPr>
                <w:sz w:val="20"/>
                <w:szCs w:val="20"/>
              </w:rPr>
              <w:t>17.88</w:t>
            </w:r>
          </w:p>
        </w:tc>
      </w:tr>
      <w:tr w:rsidR="002515C9" w14:paraId="5ED23701" w14:textId="77777777" w:rsidTr="008B2109">
        <w:tc>
          <w:tcPr>
            <w:tcW w:w="1752" w:type="dxa"/>
          </w:tcPr>
          <w:p w14:paraId="43B7A958" w14:textId="77777777" w:rsidR="002515C9" w:rsidRPr="00B81629" w:rsidRDefault="002515C9" w:rsidP="000712C3">
            <w:pPr>
              <w:jc w:val="center"/>
              <w:rPr>
                <w:b/>
                <w:bCs/>
                <w:sz w:val="20"/>
                <w:szCs w:val="20"/>
              </w:rPr>
            </w:pPr>
            <w:r w:rsidRPr="00B81629">
              <w:rPr>
                <w:b/>
                <w:bCs/>
                <w:sz w:val="20"/>
                <w:szCs w:val="20"/>
              </w:rPr>
              <w:t>Upper-Middle</w:t>
            </w:r>
          </w:p>
        </w:tc>
        <w:tc>
          <w:tcPr>
            <w:tcW w:w="2638" w:type="dxa"/>
          </w:tcPr>
          <w:p w14:paraId="77E8667D" w14:textId="77777777" w:rsidR="002515C9" w:rsidRPr="00B81629" w:rsidRDefault="002515C9" w:rsidP="000712C3">
            <w:pPr>
              <w:jc w:val="center"/>
              <w:rPr>
                <w:sz w:val="20"/>
                <w:szCs w:val="20"/>
              </w:rPr>
            </w:pPr>
            <w:r w:rsidRPr="00B81629">
              <w:rPr>
                <w:sz w:val="20"/>
                <w:szCs w:val="20"/>
              </w:rPr>
              <w:t>1802</w:t>
            </w:r>
          </w:p>
        </w:tc>
        <w:tc>
          <w:tcPr>
            <w:tcW w:w="2693" w:type="dxa"/>
          </w:tcPr>
          <w:p w14:paraId="29B0BB3A" w14:textId="77777777" w:rsidR="002515C9" w:rsidRPr="00B81629" w:rsidRDefault="002515C9" w:rsidP="000712C3">
            <w:pPr>
              <w:jc w:val="center"/>
              <w:rPr>
                <w:sz w:val="20"/>
                <w:szCs w:val="20"/>
              </w:rPr>
            </w:pPr>
            <w:r w:rsidRPr="00B81629">
              <w:rPr>
                <w:sz w:val="20"/>
                <w:szCs w:val="20"/>
              </w:rPr>
              <w:t>996</w:t>
            </w:r>
          </w:p>
        </w:tc>
        <w:tc>
          <w:tcPr>
            <w:tcW w:w="1933" w:type="dxa"/>
          </w:tcPr>
          <w:p w14:paraId="7C0B769C" w14:textId="77777777" w:rsidR="002515C9" w:rsidRPr="00B81629" w:rsidRDefault="002515C9" w:rsidP="000712C3">
            <w:pPr>
              <w:jc w:val="center"/>
              <w:rPr>
                <w:sz w:val="20"/>
                <w:szCs w:val="20"/>
              </w:rPr>
            </w:pPr>
            <w:r w:rsidRPr="00B81629">
              <w:rPr>
                <w:sz w:val="20"/>
                <w:szCs w:val="20"/>
              </w:rPr>
              <w:t>55</w:t>
            </w:r>
          </w:p>
        </w:tc>
      </w:tr>
      <w:tr w:rsidR="002515C9" w14:paraId="767B3933" w14:textId="77777777" w:rsidTr="008B2109">
        <w:tc>
          <w:tcPr>
            <w:tcW w:w="1752" w:type="dxa"/>
          </w:tcPr>
          <w:p w14:paraId="419516A0" w14:textId="77777777" w:rsidR="002515C9" w:rsidRPr="00B81629" w:rsidRDefault="002515C9" w:rsidP="000712C3">
            <w:pPr>
              <w:jc w:val="center"/>
              <w:rPr>
                <w:b/>
                <w:bCs/>
                <w:sz w:val="20"/>
                <w:szCs w:val="20"/>
              </w:rPr>
            </w:pPr>
            <w:r w:rsidRPr="00B81629">
              <w:rPr>
                <w:b/>
                <w:bCs/>
                <w:sz w:val="20"/>
                <w:szCs w:val="20"/>
              </w:rPr>
              <w:t>High</w:t>
            </w:r>
          </w:p>
        </w:tc>
        <w:tc>
          <w:tcPr>
            <w:tcW w:w="2638" w:type="dxa"/>
          </w:tcPr>
          <w:p w14:paraId="0F91DC3C" w14:textId="77777777" w:rsidR="002515C9" w:rsidRPr="00B81629" w:rsidRDefault="002515C9" w:rsidP="000712C3">
            <w:pPr>
              <w:jc w:val="center"/>
              <w:rPr>
                <w:sz w:val="20"/>
                <w:szCs w:val="20"/>
              </w:rPr>
            </w:pPr>
            <w:r w:rsidRPr="00B81629">
              <w:rPr>
                <w:sz w:val="20"/>
                <w:szCs w:val="20"/>
              </w:rPr>
              <w:t>2176</w:t>
            </w:r>
          </w:p>
        </w:tc>
        <w:tc>
          <w:tcPr>
            <w:tcW w:w="2693" w:type="dxa"/>
          </w:tcPr>
          <w:p w14:paraId="69BA90AF" w14:textId="77777777" w:rsidR="002515C9" w:rsidRPr="00B81629" w:rsidRDefault="002515C9" w:rsidP="000712C3">
            <w:pPr>
              <w:jc w:val="center"/>
              <w:rPr>
                <w:sz w:val="20"/>
                <w:szCs w:val="20"/>
              </w:rPr>
            </w:pPr>
            <w:r w:rsidRPr="00B81629">
              <w:rPr>
                <w:sz w:val="20"/>
                <w:szCs w:val="20"/>
              </w:rPr>
              <w:t>1405</w:t>
            </w:r>
          </w:p>
        </w:tc>
        <w:tc>
          <w:tcPr>
            <w:tcW w:w="1933" w:type="dxa"/>
          </w:tcPr>
          <w:p w14:paraId="354D6DD4" w14:textId="77777777" w:rsidR="002515C9" w:rsidRPr="00B81629" w:rsidRDefault="002515C9" w:rsidP="000712C3">
            <w:pPr>
              <w:jc w:val="center"/>
              <w:rPr>
                <w:sz w:val="20"/>
                <w:szCs w:val="20"/>
              </w:rPr>
            </w:pPr>
            <w:r w:rsidRPr="00B81629">
              <w:rPr>
                <w:sz w:val="20"/>
                <w:szCs w:val="20"/>
              </w:rPr>
              <w:t>65</w:t>
            </w:r>
          </w:p>
        </w:tc>
      </w:tr>
    </w:tbl>
    <w:p w14:paraId="75278DFD" w14:textId="77777777" w:rsidR="00D977FD" w:rsidRDefault="00D977FD" w:rsidP="009703D5">
      <w:pPr>
        <w:jc w:val="both"/>
        <w:rPr>
          <w:lang w:eastAsia="en-US"/>
        </w:rPr>
      </w:pPr>
    </w:p>
    <w:p w14:paraId="22035574" w14:textId="0FABF386" w:rsidR="00825FD6" w:rsidRDefault="00BE219F" w:rsidP="00825FD6">
      <w:pPr>
        <w:rPr>
          <w:lang w:eastAsia="en-US"/>
        </w:rPr>
      </w:pPr>
      <w:r>
        <w:rPr>
          <w:lang w:eastAsia="en-US"/>
        </w:rPr>
        <w:t xml:space="preserve">Additionally, </w:t>
      </w:r>
      <w:r w:rsidR="00825FD6">
        <w:rPr>
          <w:lang w:eastAsia="en-US"/>
        </w:rPr>
        <w:t>I removed the following feature</w:t>
      </w:r>
      <w:r w:rsidR="00A956E2">
        <w:rPr>
          <w:lang w:eastAsia="en-US"/>
        </w:rPr>
        <w:t xml:space="preserve"> variables</w:t>
      </w:r>
      <w:r w:rsidR="00825FD6">
        <w:rPr>
          <w:lang w:eastAsia="en-US"/>
        </w:rPr>
        <w:t>:</w:t>
      </w:r>
    </w:p>
    <w:p w14:paraId="74F200F4" w14:textId="77777777" w:rsidR="00825FD6" w:rsidRDefault="00825FD6" w:rsidP="0068246C">
      <w:pPr>
        <w:pStyle w:val="ListParagraph"/>
        <w:numPr>
          <w:ilvl w:val="0"/>
          <w:numId w:val="2"/>
        </w:numPr>
        <w:rPr>
          <w:lang w:eastAsia="en-US"/>
        </w:rPr>
      </w:pPr>
      <w:r>
        <w:rPr>
          <w:lang w:eastAsia="en-US"/>
        </w:rPr>
        <w:t>'Number of maternal deaths’</w:t>
      </w:r>
    </w:p>
    <w:p w14:paraId="031B8B3A" w14:textId="77777777" w:rsidR="00825FD6" w:rsidRDefault="00825FD6" w:rsidP="0068246C">
      <w:pPr>
        <w:pStyle w:val="ListParagraph"/>
        <w:numPr>
          <w:ilvl w:val="0"/>
          <w:numId w:val="2"/>
        </w:numPr>
        <w:rPr>
          <w:lang w:eastAsia="en-US"/>
        </w:rPr>
      </w:pPr>
      <w:r>
        <w:rPr>
          <w:lang w:eastAsia="en-US"/>
        </w:rPr>
        <w:t>‘Lifetime risk of maternal death (1 in: rate varies by country)’</w:t>
      </w:r>
    </w:p>
    <w:p w14:paraId="52B8E9D7" w14:textId="77777777" w:rsidR="00825FD6" w:rsidRDefault="00825FD6" w:rsidP="0068246C">
      <w:pPr>
        <w:pStyle w:val="ListParagraph"/>
        <w:numPr>
          <w:ilvl w:val="0"/>
          <w:numId w:val="2"/>
        </w:numPr>
        <w:rPr>
          <w:lang w:eastAsia="en-US"/>
        </w:rPr>
      </w:pPr>
      <w:r>
        <w:rPr>
          <w:lang w:eastAsia="en-US"/>
        </w:rPr>
        <w:t>‘Lifetime risk of maternal death (%)’</w:t>
      </w:r>
    </w:p>
    <w:p w14:paraId="1AEFB8AC" w14:textId="77777777" w:rsidR="00825FD6" w:rsidRDefault="00825FD6" w:rsidP="00825FD6">
      <w:pPr>
        <w:rPr>
          <w:lang w:eastAsia="en-US"/>
        </w:rPr>
      </w:pPr>
    </w:p>
    <w:p w14:paraId="5705D9C6" w14:textId="63E5C2BE" w:rsidR="00A31808" w:rsidRDefault="00605281" w:rsidP="009703D5">
      <w:pPr>
        <w:jc w:val="both"/>
      </w:pPr>
      <w:r>
        <w:rPr>
          <w:lang w:eastAsia="en-US"/>
        </w:rPr>
        <w:t>The ‘number of maternal deaths’ is the numerator of the MMR</w:t>
      </w:r>
      <w:r w:rsidR="00A53240">
        <w:rPr>
          <w:lang w:eastAsia="en-US"/>
        </w:rPr>
        <w:t xml:space="preserve">. </w:t>
      </w:r>
      <w:r w:rsidR="00825FD6">
        <w:t xml:space="preserve">Similarly, the two features measuring the ‘lifetime risk of maternal death’, as a rate or percentage, </w:t>
      </w:r>
      <w:r w:rsidR="007D55AD">
        <w:t>are calculated using the MMR [</w:t>
      </w:r>
      <w:r w:rsidR="007D55AD" w:rsidRPr="007D55AD">
        <w:rPr>
          <w:color w:val="EE0000"/>
        </w:rPr>
        <w:t>UN MMEIG report</w:t>
      </w:r>
      <w:r w:rsidR="007D55AD">
        <w:t>]</w:t>
      </w:r>
      <w:r w:rsidR="00825FD6">
        <w:t xml:space="preserve">. </w:t>
      </w:r>
      <w:r w:rsidR="0053572E">
        <w:t>Th</w:t>
      </w:r>
      <w:r w:rsidR="00AA17AB">
        <w:t>e</w:t>
      </w:r>
      <w:r w:rsidR="00825FD6">
        <w:t xml:space="preserve"> Pearson’s correlation coefficient between the MMR estimate and the ‘lifetime risk of maternal death (%) was 0.93, </w:t>
      </w:r>
      <w:r w:rsidR="00AD5ED0">
        <w:t xml:space="preserve">showing </w:t>
      </w:r>
      <w:r w:rsidR="00825FD6">
        <w:t xml:space="preserve">their strong positive correlation. </w:t>
      </w:r>
      <w:r w:rsidR="00AD5ED0">
        <w:rPr>
          <w:lang w:eastAsia="en-US"/>
        </w:rPr>
        <w:t xml:space="preserve">Therefore, these three variables were excluded from the feature dataset to prevent the </w:t>
      </w:r>
      <w:r w:rsidR="00AD5ED0">
        <w:t xml:space="preserve">model from using </w:t>
      </w:r>
      <w:r w:rsidR="00B05F3B">
        <w:t>them</w:t>
      </w:r>
      <w:r w:rsidR="00AD5ED0">
        <w:t xml:space="preserve"> to predict the MMR instead of learning the relationship between MMR and socio</w:t>
      </w:r>
      <w:r w:rsidR="00BE219F">
        <w:t>-</w:t>
      </w:r>
      <w:r w:rsidR="00AD5ED0">
        <w:t xml:space="preserve">economic and health-related data. </w:t>
      </w:r>
    </w:p>
    <w:p w14:paraId="64D40AF7" w14:textId="77777777" w:rsidR="001208A9" w:rsidRDefault="001208A9" w:rsidP="009703D5">
      <w:pPr>
        <w:jc w:val="both"/>
      </w:pPr>
    </w:p>
    <w:p w14:paraId="121C30FC" w14:textId="3E2E772E" w:rsidR="001208A9" w:rsidRDefault="001208A9" w:rsidP="009703D5">
      <w:pPr>
        <w:jc w:val="both"/>
      </w:pPr>
      <w:r>
        <w:t xml:space="preserve">The final data cleaning step involved removing the ‘country’ and ‘year’ as feature variables, instead using them as unique sample </w:t>
      </w:r>
      <w:r w:rsidRPr="0042125A">
        <w:rPr>
          <w:color w:val="000000" w:themeColor="text1"/>
        </w:rPr>
        <w:t xml:space="preserve">identifiers. </w:t>
      </w:r>
      <w:r w:rsidR="006906A5" w:rsidRPr="0042125A">
        <w:rPr>
          <w:color w:val="000000" w:themeColor="text1"/>
        </w:rPr>
        <w:t xml:space="preserve">This step was </w:t>
      </w:r>
      <w:r w:rsidR="006906A5">
        <w:t xml:space="preserve">performed because ‘country’ and ‘year’ </w:t>
      </w:r>
      <w:r w:rsidR="0042125A">
        <w:t xml:space="preserve">could introduce bias in the data, where the model learns the typical MMR for a country or year instead of learning to use the relationships between MMR and the </w:t>
      </w:r>
      <w:r w:rsidR="00BE219F">
        <w:t>features</w:t>
      </w:r>
      <w:r w:rsidR="0042125A">
        <w:t>.</w:t>
      </w:r>
    </w:p>
    <w:p w14:paraId="57B00780" w14:textId="77777777" w:rsidR="009703D5" w:rsidRDefault="009703D5" w:rsidP="009703D5">
      <w:pPr>
        <w:jc w:val="both"/>
        <w:rPr>
          <w:lang w:eastAsia="en-US"/>
        </w:rPr>
      </w:pPr>
    </w:p>
    <w:p w14:paraId="5AD1B0C5" w14:textId="7F5D14A7" w:rsidR="00825FD6" w:rsidRDefault="00825FD6" w:rsidP="00AF6396">
      <w:pPr>
        <w:jc w:val="both"/>
        <w:rPr>
          <w:lang w:eastAsia="en-US"/>
        </w:rPr>
      </w:pPr>
      <w:r>
        <w:rPr>
          <w:lang w:eastAsia="en-US"/>
        </w:rPr>
        <w:t xml:space="preserve">As a result </w:t>
      </w:r>
      <w:r w:rsidR="00A31808">
        <w:rPr>
          <w:lang w:eastAsia="en-US"/>
        </w:rPr>
        <w:t>of this pre-processing,</w:t>
      </w:r>
      <w:r>
        <w:rPr>
          <w:lang w:eastAsia="en-US"/>
        </w:rPr>
        <w:t xml:space="preserve"> </w:t>
      </w:r>
      <w:r w:rsidRPr="00B05F3B">
        <w:rPr>
          <w:b/>
          <w:bCs/>
          <w:lang w:eastAsia="en-US"/>
        </w:rPr>
        <w:t>the final, merged dataset consisted of</w:t>
      </w:r>
      <w:r w:rsidR="00A31808" w:rsidRPr="00B05F3B">
        <w:rPr>
          <w:b/>
          <w:bCs/>
          <w:lang w:eastAsia="en-US"/>
        </w:rPr>
        <w:t xml:space="preserve"> 2,789 samples and 721 columns</w:t>
      </w:r>
      <w:r w:rsidR="007E7676">
        <w:rPr>
          <w:b/>
          <w:bCs/>
          <w:lang w:eastAsia="en-US"/>
        </w:rPr>
        <w:t xml:space="preserve"> (one output variable and 720 features)</w:t>
      </w:r>
      <w:r w:rsidR="00A31808" w:rsidRPr="00B05F3B">
        <w:rPr>
          <w:b/>
          <w:bCs/>
          <w:lang w:eastAsia="en-US"/>
        </w:rPr>
        <w:t>.</w:t>
      </w:r>
      <w:r>
        <w:rPr>
          <w:lang w:eastAsia="en-US"/>
        </w:rPr>
        <w:t xml:space="preserve"> </w:t>
      </w:r>
    </w:p>
    <w:p w14:paraId="4A9902FB" w14:textId="6D581DDA" w:rsidR="00CF48E5" w:rsidRDefault="00CF48E5" w:rsidP="00F73A22">
      <w:pPr>
        <w:pStyle w:val="Heading2"/>
      </w:pPr>
      <w:r>
        <w:t>4.</w:t>
      </w:r>
      <w:r w:rsidR="00825FD6">
        <w:t>2</w:t>
      </w:r>
      <w:r>
        <w:t xml:space="preserve"> </w:t>
      </w:r>
      <w:r w:rsidR="00D82F06">
        <w:t>Exploratory Data Analysis</w:t>
      </w:r>
    </w:p>
    <w:p w14:paraId="1C0F8097" w14:textId="231EA4A3" w:rsidR="00FE0822" w:rsidRPr="006C08C8" w:rsidRDefault="00443C7F" w:rsidP="004E4C23">
      <w:pPr>
        <w:jc w:val="both"/>
      </w:pPr>
      <w:r>
        <w:t>An initial exploratory data analysis was conducted to</w:t>
      </w:r>
      <w:r w:rsidR="00FE0822">
        <w:t xml:space="preserve"> gain a better understanding of the dataset and</w:t>
      </w:r>
      <w:r>
        <w:t xml:space="preserve"> motivate </w:t>
      </w:r>
      <w:r w:rsidR="00FE0822">
        <w:t>choice of</w:t>
      </w:r>
      <w:r>
        <w:t xml:space="preserve"> pre-processing </w:t>
      </w:r>
      <w:r w:rsidR="00FE0822">
        <w:t>techniques.</w:t>
      </w:r>
    </w:p>
    <w:p w14:paraId="42023991" w14:textId="2F9E7698" w:rsidR="006C08C8" w:rsidRPr="006C08C8" w:rsidRDefault="006346C4" w:rsidP="00F73A22">
      <w:pPr>
        <w:pStyle w:val="Heading3"/>
      </w:pPr>
      <w:r>
        <w:t xml:space="preserve">4.21 </w:t>
      </w:r>
      <w:r w:rsidR="003F0753">
        <w:t xml:space="preserve">Analysis of Trends in </w:t>
      </w:r>
      <w:r>
        <w:t xml:space="preserve">Missing </w:t>
      </w:r>
      <w:r w:rsidR="003F0753">
        <w:t xml:space="preserve">Input </w:t>
      </w:r>
      <w:r>
        <w:t>Data</w:t>
      </w:r>
      <w:r w:rsidR="00FE0822">
        <w:t xml:space="preserve"> </w:t>
      </w:r>
    </w:p>
    <w:p w14:paraId="3FD37CC9" w14:textId="14B59A1E" w:rsidR="00C329AF" w:rsidRPr="009765FF" w:rsidRDefault="009708A5" w:rsidP="002515C9">
      <w:pPr>
        <w:jc w:val="both"/>
      </w:pPr>
      <w:r>
        <w:t xml:space="preserve">While all samples with missing MMR data were excluded from analysis (as described in section 4.13), </w:t>
      </w:r>
      <w:r w:rsidR="006C34C7">
        <w:t xml:space="preserve">it </w:t>
      </w:r>
      <w:r w:rsidR="00F726A8">
        <w:t>was</w:t>
      </w:r>
      <w:r w:rsidR="006C34C7">
        <w:t xml:space="preserve"> instructive to </w:t>
      </w:r>
      <w:r w:rsidR="00BF13B3">
        <w:t xml:space="preserve">explore and </w:t>
      </w:r>
      <w:r w:rsidR="00E37204">
        <w:t>discuss</w:t>
      </w:r>
      <w:r w:rsidR="006C34C7">
        <w:t xml:space="preserve"> </w:t>
      </w:r>
      <w:r w:rsidR="0037486C">
        <w:t>the</w:t>
      </w:r>
      <w:r w:rsidR="00CE6E00">
        <w:t xml:space="preserve"> occurrence </w:t>
      </w:r>
      <w:r w:rsidR="0037486C">
        <w:t>of</w:t>
      </w:r>
      <w:r w:rsidR="00CE6E00">
        <w:t xml:space="preserve"> </w:t>
      </w:r>
      <w:r w:rsidR="0037486C">
        <w:t xml:space="preserve">missing </w:t>
      </w:r>
      <w:r w:rsidR="00CE6E00">
        <w:t xml:space="preserve">MMR estimates. </w:t>
      </w:r>
      <w:r w:rsidR="004E4C23">
        <w:t>The</w:t>
      </w:r>
      <w:r w:rsidR="00CE6E00">
        <w:t xml:space="preserve"> proportion of missing MMR data per year was </w:t>
      </w:r>
      <w:r w:rsidR="00013E57">
        <w:t>calculated for each income level</w:t>
      </w:r>
      <w:r w:rsidR="006011F3">
        <w:t xml:space="preserve"> between 1985 and 2018</w:t>
      </w:r>
      <w:r w:rsidR="004801E2">
        <w:t xml:space="preserve"> (see Section 5.</w:t>
      </w:r>
      <w:r w:rsidR="00A336BD">
        <w:t>11)</w:t>
      </w:r>
      <w:r w:rsidR="006011F3">
        <w:t xml:space="preserve">. </w:t>
      </w:r>
      <w:r w:rsidR="00ED371B">
        <w:t>The proportion of missing</w:t>
      </w:r>
      <w:r w:rsidR="004E4C23">
        <w:t xml:space="preserve"> feature</w:t>
      </w:r>
      <w:r w:rsidR="00ED371B">
        <w:t xml:space="preserve"> data per year was also calculated </w:t>
      </w:r>
      <w:r w:rsidR="004E4C23">
        <w:t>to</w:t>
      </w:r>
      <w:r w:rsidR="00093869">
        <w:t xml:space="preserve"> better understand the input data distribution</w:t>
      </w:r>
      <w:r w:rsidR="00005649">
        <w:t xml:space="preserve">. </w:t>
      </w:r>
      <w:r w:rsidR="00F726A8">
        <w:t xml:space="preserve">The results of this analysis were shown </w:t>
      </w:r>
      <w:r w:rsidR="00923473">
        <w:t xml:space="preserve">in Figure 3 </w:t>
      </w:r>
      <w:r w:rsidR="00F726A8">
        <w:t>below, as they motivate</w:t>
      </w:r>
      <w:r w:rsidR="00923473">
        <w:t>d</w:t>
      </w:r>
      <w:r w:rsidR="00F726A8">
        <w:t xml:space="preserve"> </w:t>
      </w:r>
      <w:r w:rsidR="00923473">
        <w:t>how</w:t>
      </w:r>
      <w:r w:rsidR="00F726A8">
        <w:t xml:space="preserve"> train/test subsetting</w:t>
      </w:r>
      <w:r w:rsidR="00923473">
        <w:t xml:space="preserve"> was conducted.</w:t>
      </w:r>
    </w:p>
    <w:p w14:paraId="75D3DDD0" w14:textId="77777777" w:rsidR="00005649" w:rsidRDefault="00005649" w:rsidP="00005649"/>
    <w:p w14:paraId="2F67090E" w14:textId="54757AFB" w:rsidR="00C329AF" w:rsidRDefault="003F5C94" w:rsidP="009765FF">
      <w:pPr>
        <w:jc w:val="center"/>
      </w:pPr>
      <w:r w:rsidRPr="003F5C94">
        <w:rPr>
          <w:noProof/>
        </w:rPr>
        <w:drawing>
          <wp:inline distT="0" distB="0" distL="0" distR="0" wp14:anchorId="39FBDC81" wp14:editId="3164F0AF">
            <wp:extent cx="4235863" cy="2336623"/>
            <wp:effectExtent l="0" t="0" r="0" b="635"/>
            <wp:docPr id="1383033458" name="Picture 1" descr="A graph of a number of missing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33458" name="Picture 1" descr="A graph of a number of missing data&#10;&#10;AI-generated content may be incorrect."/>
                    <pic:cNvPicPr/>
                  </pic:nvPicPr>
                  <pic:blipFill>
                    <a:blip r:embed="rId16"/>
                    <a:stretch>
                      <a:fillRect/>
                    </a:stretch>
                  </pic:blipFill>
                  <pic:spPr>
                    <a:xfrm>
                      <a:off x="0" y="0"/>
                      <a:ext cx="4273270" cy="2357258"/>
                    </a:xfrm>
                    <a:prstGeom prst="rect">
                      <a:avLst/>
                    </a:prstGeom>
                  </pic:spPr>
                </pic:pic>
              </a:graphicData>
            </a:graphic>
          </wp:inline>
        </w:drawing>
      </w:r>
    </w:p>
    <w:p w14:paraId="1ED3365B" w14:textId="5083866D" w:rsidR="00C329AF" w:rsidRDefault="00C329AF" w:rsidP="00C329AF">
      <w:pPr>
        <w:jc w:val="both"/>
      </w:pPr>
      <w:commentRangeStart w:id="109"/>
      <w:r w:rsidRPr="000A00A1">
        <w:rPr>
          <w:b/>
          <w:bCs/>
        </w:rPr>
        <w:t xml:space="preserve">Figure </w:t>
      </w:r>
      <w:r w:rsidR="00923473">
        <w:rPr>
          <w:b/>
          <w:bCs/>
        </w:rPr>
        <w:t>3</w:t>
      </w:r>
      <w:commentRangeEnd w:id="109"/>
      <w:r w:rsidR="00F02101">
        <w:rPr>
          <w:rStyle w:val="CommentReference"/>
        </w:rPr>
        <w:commentReference w:id="109"/>
      </w:r>
      <w:r w:rsidRPr="000A00A1">
        <w:rPr>
          <w:b/>
          <w:bCs/>
        </w:rPr>
        <w:t>:</w:t>
      </w:r>
      <w:r>
        <w:t xml:space="preserve"> Proportion of missing </w:t>
      </w:r>
      <w:r w:rsidR="004E4C23">
        <w:t xml:space="preserve">feature </w:t>
      </w:r>
      <w:r>
        <w:t xml:space="preserve">data across all countries </w:t>
      </w:r>
      <w:r w:rsidR="004E4C23">
        <w:t xml:space="preserve">per </w:t>
      </w:r>
      <w:r>
        <w:t xml:space="preserve">year </w:t>
      </w:r>
      <w:r w:rsidR="004E4C23">
        <w:t>from</w:t>
      </w:r>
      <w:r>
        <w:t xml:space="preserve"> 1985 </w:t>
      </w:r>
      <w:r w:rsidR="004E4C23">
        <w:t>to</w:t>
      </w:r>
      <w:r>
        <w:t xml:space="preserve"> 2018.</w:t>
      </w:r>
    </w:p>
    <w:p w14:paraId="27D8F37D" w14:textId="77777777" w:rsidR="00C329AF" w:rsidRDefault="00C329AF" w:rsidP="00C329AF">
      <w:pPr>
        <w:jc w:val="both"/>
      </w:pPr>
    </w:p>
    <w:p w14:paraId="4901BF40" w14:textId="2DA50497" w:rsidR="00C329AF" w:rsidRDefault="00C329AF" w:rsidP="0021349C">
      <w:pPr>
        <w:jc w:val="both"/>
      </w:pPr>
      <w:r>
        <w:t>Before 2000, the dataset had close to or greater than 90% missing data.</w:t>
      </w:r>
      <w:r w:rsidR="004E4C23">
        <w:t xml:space="preserve"> B</w:t>
      </w:r>
      <w:r>
        <w:t xml:space="preserve">etween 2000 and 2018, the dataset </w:t>
      </w:r>
      <w:r w:rsidR="004E4C23">
        <w:t>generally</w:t>
      </w:r>
      <w:r>
        <w:t xml:space="preserve"> </w:t>
      </w:r>
      <w:r w:rsidR="004E4C23">
        <w:t>had between</w:t>
      </w:r>
      <w:r>
        <w:t xml:space="preserve"> </w:t>
      </w:r>
      <w:r w:rsidR="004E4C23">
        <w:t>8</w:t>
      </w:r>
      <w:r>
        <w:t xml:space="preserve">0 and </w:t>
      </w:r>
      <w:r w:rsidR="004E4C23">
        <w:t>9</w:t>
      </w:r>
      <w:r>
        <w:t>0% missing data. For 4 years</w:t>
      </w:r>
      <w:ins w:id="110" w:author="Minh Bui" w:date="2025-10-14T10:14:00Z" w16du:dateUtc="2025-10-13T23:14:00Z">
        <w:r w:rsidR="00547F50">
          <w:t xml:space="preserve"> (2000, 2005, 2010, 2015)</w:t>
        </w:r>
      </w:ins>
      <w:r>
        <w:t>, the proportion of missing data was</w:t>
      </w:r>
      <w:ins w:id="111" w:author="Minh Bui" w:date="2025-10-14T10:17:00Z" w16du:dateUtc="2025-10-13T23:17:00Z">
        <w:r w:rsidR="004860A0">
          <w:t xml:space="preserve"> only</w:t>
        </w:r>
      </w:ins>
      <w:r>
        <w:t xml:space="preserve"> </w:t>
      </w:r>
      <w:del w:id="112" w:author="Minh Bui" w:date="2025-10-14T10:14:00Z" w16du:dateUtc="2025-10-13T23:14:00Z">
        <w:r w:rsidDel="00077118">
          <w:delText>less than</w:delText>
        </w:r>
      </w:del>
      <w:ins w:id="113" w:author="Minh Bui" w:date="2025-10-14T10:14:00Z" w16du:dateUtc="2025-10-13T23:14:00Z">
        <w:r w:rsidR="00077118">
          <w:t>between</w:t>
        </w:r>
      </w:ins>
      <w:r>
        <w:t xml:space="preserve"> </w:t>
      </w:r>
      <w:ins w:id="114" w:author="Minh Bui" w:date="2025-10-14T10:14:00Z" w16du:dateUtc="2025-10-13T23:14:00Z">
        <w:r w:rsidR="00077118">
          <w:t>2</w:t>
        </w:r>
      </w:ins>
      <w:ins w:id="115" w:author="Minh Bui" w:date="2025-10-14T10:15:00Z" w16du:dateUtc="2025-10-13T23:15:00Z">
        <w:r w:rsidR="00DA0E05">
          <w:t>2%</w:t>
        </w:r>
      </w:ins>
      <w:ins w:id="116" w:author="Minh Bui" w:date="2025-10-14T10:14:00Z" w16du:dateUtc="2025-10-13T23:14:00Z">
        <w:r w:rsidR="00077118">
          <w:t xml:space="preserve"> and </w:t>
        </w:r>
      </w:ins>
      <w:ins w:id="117" w:author="Minh Bui" w:date="2025-10-14T10:15:00Z" w16du:dateUtc="2025-10-13T23:15:00Z">
        <w:r w:rsidR="00DA0E05">
          <w:t>35</w:t>
        </w:r>
      </w:ins>
      <w:ins w:id="118" w:author="Minh Bui" w:date="2025-10-14T10:14:00Z" w16du:dateUtc="2025-10-13T23:14:00Z">
        <w:r w:rsidR="00077118">
          <w:t>%</w:t>
        </w:r>
      </w:ins>
      <w:del w:id="119" w:author="Minh Bui" w:date="2025-10-14T10:14:00Z" w16du:dateUtc="2025-10-13T23:14:00Z">
        <w:r w:rsidDel="00077118">
          <w:delText>50%</w:delText>
        </w:r>
      </w:del>
      <w:r w:rsidR="004E4C23">
        <w:t xml:space="preserve"> (</w:t>
      </w:r>
      <w:ins w:id="120" w:author="Minh Bui" w:date="2025-10-14T10:16:00Z" w16du:dateUtc="2025-10-13T23:16:00Z">
        <w:r w:rsidR="008B309F">
          <w:t xml:space="preserve">Figure 3, </w:t>
        </w:r>
      </w:ins>
      <w:del w:id="121" w:author="Minh Bui" w:date="2025-10-14T10:15:00Z" w16du:dateUtc="2025-10-13T23:15:00Z">
        <w:r w:rsidR="004E4C23" w:rsidDel="00090086">
          <w:delText xml:space="preserve">see </w:delText>
        </w:r>
      </w:del>
      <w:r w:rsidR="004E4C23">
        <w:t xml:space="preserve">Table </w:t>
      </w:r>
      <w:r w:rsidR="002515C9">
        <w:t>4</w:t>
      </w:r>
      <w:del w:id="122" w:author="Minh Bui" w:date="2025-10-14T10:15:00Z" w16du:dateUtc="2025-10-13T23:15:00Z">
        <w:r w:rsidR="004E4C23" w:rsidDel="00090086">
          <w:delText>, below</w:delText>
        </w:r>
      </w:del>
      <w:r w:rsidR="004E4C23">
        <w:t>). T</w:t>
      </w:r>
      <w:r w:rsidR="00652A36">
        <w:t xml:space="preserve">here was </w:t>
      </w:r>
      <w:r w:rsidR="004E4C23">
        <w:t xml:space="preserve">typically </w:t>
      </w:r>
      <w:r w:rsidR="00652A36">
        <w:t xml:space="preserve">little difference between the proportion of missing feature data across the different income levels. </w:t>
      </w:r>
    </w:p>
    <w:p w14:paraId="6312E6F8" w14:textId="77777777" w:rsidR="00C329AF" w:rsidRDefault="00C329AF" w:rsidP="00C329AF">
      <w:pPr>
        <w:jc w:val="both"/>
      </w:pPr>
    </w:p>
    <w:p w14:paraId="43AB4A61" w14:textId="1642DC4F" w:rsidR="00C329AF" w:rsidRDefault="00C329AF" w:rsidP="00C329AF">
      <w:pPr>
        <w:jc w:val="both"/>
      </w:pPr>
      <w:commentRangeStart w:id="123"/>
      <w:r w:rsidRPr="00DC6F29">
        <w:rPr>
          <w:b/>
          <w:bCs/>
        </w:rPr>
        <w:t xml:space="preserve">Table </w:t>
      </w:r>
      <w:r w:rsidR="002515C9">
        <w:rPr>
          <w:b/>
          <w:bCs/>
        </w:rPr>
        <w:t>4</w:t>
      </w:r>
      <w:commentRangeEnd w:id="123"/>
      <w:r w:rsidR="00094BA9">
        <w:rPr>
          <w:rStyle w:val="CommentReference"/>
        </w:rPr>
        <w:commentReference w:id="123"/>
      </w:r>
      <w:r w:rsidRPr="00DC6F29">
        <w:rPr>
          <w:b/>
          <w:bCs/>
        </w:rPr>
        <w:t>:</w:t>
      </w:r>
      <w:r>
        <w:t xml:space="preserve"> Years with the lowest proportion of missing</w:t>
      </w:r>
      <w:r w:rsidR="004E4C23">
        <w:t xml:space="preserve"> feature</w:t>
      </w:r>
      <w:r>
        <w:t xml:space="preserve"> data, rounded to </w:t>
      </w:r>
      <w:r w:rsidR="004E4C23">
        <w:t>2</w:t>
      </w:r>
      <w:r>
        <w:t xml:space="preserve"> decimal places. </w:t>
      </w:r>
    </w:p>
    <w:tbl>
      <w:tblPr>
        <w:tblStyle w:val="TableGrid"/>
        <w:tblW w:w="0" w:type="auto"/>
        <w:tblLook w:val="04A0" w:firstRow="1" w:lastRow="0" w:firstColumn="1" w:lastColumn="0" w:noHBand="0" w:noVBand="1"/>
      </w:tblPr>
      <w:tblGrid>
        <w:gridCol w:w="1910"/>
        <w:gridCol w:w="1771"/>
        <w:gridCol w:w="1843"/>
        <w:gridCol w:w="1908"/>
        <w:gridCol w:w="1584"/>
      </w:tblGrid>
      <w:tr w:rsidR="00F65ACE" w14:paraId="2CD70EB9" w14:textId="798D0E6F" w:rsidTr="1F5C20F8">
        <w:tc>
          <w:tcPr>
            <w:tcW w:w="1910" w:type="dxa"/>
            <w:vMerge w:val="restart"/>
          </w:tcPr>
          <w:p w14:paraId="1D514B26" w14:textId="77777777" w:rsidR="00F65ACE" w:rsidRPr="008B2109" w:rsidRDefault="00F65ACE" w:rsidP="000712C3">
            <w:pPr>
              <w:jc w:val="center"/>
              <w:rPr>
                <w:b/>
                <w:bCs/>
                <w:sz w:val="20"/>
                <w:szCs w:val="20"/>
              </w:rPr>
            </w:pPr>
            <w:r w:rsidRPr="008B2109">
              <w:rPr>
                <w:b/>
                <w:bCs/>
                <w:sz w:val="20"/>
                <w:szCs w:val="20"/>
              </w:rPr>
              <w:t>Date</w:t>
            </w:r>
          </w:p>
        </w:tc>
        <w:tc>
          <w:tcPr>
            <w:tcW w:w="7106" w:type="dxa"/>
            <w:gridSpan w:val="4"/>
          </w:tcPr>
          <w:p w14:paraId="336FA14D" w14:textId="39609ABD" w:rsidR="00F65ACE" w:rsidRPr="008B2109" w:rsidRDefault="00F65ACE" w:rsidP="000712C3">
            <w:pPr>
              <w:jc w:val="center"/>
              <w:rPr>
                <w:b/>
                <w:bCs/>
                <w:sz w:val="20"/>
                <w:szCs w:val="20"/>
              </w:rPr>
            </w:pPr>
            <w:r w:rsidRPr="008B2109">
              <w:rPr>
                <w:b/>
                <w:bCs/>
                <w:sz w:val="20"/>
                <w:szCs w:val="20"/>
              </w:rPr>
              <w:t>Proportion of Non-Missing Data</w:t>
            </w:r>
          </w:p>
        </w:tc>
      </w:tr>
      <w:tr w:rsidR="00F65ACE" w14:paraId="5D2157A3" w14:textId="77777777" w:rsidTr="1F5C20F8">
        <w:tc>
          <w:tcPr>
            <w:tcW w:w="1910" w:type="dxa"/>
            <w:vMerge/>
          </w:tcPr>
          <w:p w14:paraId="44CA95CE" w14:textId="77777777" w:rsidR="00F65ACE" w:rsidRPr="008B2109" w:rsidRDefault="00F65ACE" w:rsidP="000712C3">
            <w:pPr>
              <w:jc w:val="center"/>
              <w:rPr>
                <w:b/>
                <w:bCs/>
                <w:sz w:val="20"/>
                <w:szCs w:val="20"/>
              </w:rPr>
            </w:pPr>
          </w:p>
        </w:tc>
        <w:tc>
          <w:tcPr>
            <w:tcW w:w="1771" w:type="dxa"/>
          </w:tcPr>
          <w:p w14:paraId="2AE1E9DC" w14:textId="550EC05F" w:rsidR="00F65ACE" w:rsidRPr="008B2109" w:rsidRDefault="00F65ACE" w:rsidP="000712C3">
            <w:pPr>
              <w:jc w:val="center"/>
              <w:rPr>
                <w:b/>
                <w:bCs/>
                <w:sz w:val="20"/>
                <w:szCs w:val="20"/>
              </w:rPr>
            </w:pPr>
            <w:commentRangeStart w:id="124"/>
            <w:r w:rsidRPr="1F5C20F8">
              <w:rPr>
                <w:b/>
                <w:bCs/>
                <w:sz w:val="20"/>
                <w:szCs w:val="20"/>
              </w:rPr>
              <w:t>Low Income</w:t>
            </w:r>
            <w:r w:rsidR="00B92260" w:rsidRPr="1F5C20F8">
              <w:rPr>
                <w:b/>
                <w:bCs/>
                <w:sz w:val="20"/>
                <w:szCs w:val="20"/>
              </w:rPr>
              <w:t xml:space="preserve"> </w:t>
            </w:r>
            <w:commentRangeEnd w:id="124"/>
            <w:r>
              <w:rPr>
                <w:rStyle w:val="CommentReference"/>
              </w:rPr>
              <w:commentReference w:id="124"/>
            </w:r>
            <w:r w:rsidR="00B92260" w:rsidRPr="1F5C20F8">
              <w:rPr>
                <w:b/>
                <w:bCs/>
                <w:sz w:val="20"/>
                <w:szCs w:val="20"/>
              </w:rPr>
              <w:t>(%)</w:t>
            </w:r>
          </w:p>
        </w:tc>
        <w:tc>
          <w:tcPr>
            <w:tcW w:w="1843" w:type="dxa"/>
          </w:tcPr>
          <w:p w14:paraId="37D57796" w14:textId="7AFAF1AD" w:rsidR="00F65ACE" w:rsidRPr="008B2109" w:rsidRDefault="00F65ACE" w:rsidP="000712C3">
            <w:pPr>
              <w:jc w:val="center"/>
              <w:rPr>
                <w:b/>
                <w:bCs/>
                <w:sz w:val="20"/>
                <w:szCs w:val="20"/>
              </w:rPr>
            </w:pPr>
            <w:r w:rsidRPr="008B2109">
              <w:rPr>
                <w:b/>
                <w:bCs/>
                <w:sz w:val="20"/>
                <w:szCs w:val="20"/>
              </w:rPr>
              <w:t>Lower-Middle Income</w:t>
            </w:r>
            <w:r w:rsidR="00B92260" w:rsidRPr="008B2109">
              <w:rPr>
                <w:b/>
                <w:bCs/>
                <w:sz w:val="20"/>
                <w:szCs w:val="20"/>
              </w:rPr>
              <w:t xml:space="preserve"> (%)</w:t>
            </w:r>
          </w:p>
        </w:tc>
        <w:tc>
          <w:tcPr>
            <w:tcW w:w="1908" w:type="dxa"/>
          </w:tcPr>
          <w:p w14:paraId="13598718" w14:textId="62F5E3A4" w:rsidR="00F65ACE" w:rsidRPr="008B2109" w:rsidRDefault="00F65ACE" w:rsidP="000712C3">
            <w:pPr>
              <w:jc w:val="center"/>
              <w:rPr>
                <w:b/>
                <w:bCs/>
                <w:sz w:val="20"/>
                <w:szCs w:val="20"/>
              </w:rPr>
            </w:pPr>
            <w:r w:rsidRPr="008B2109">
              <w:rPr>
                <w:b/>
                <w:bCs/>
                <w:sz w:val="20"/>
                <w:szCs w:val="20"/>
              </w:rPr>
              <w:t>Upper-Middle Income</w:t>
            </w:r>
            <w:r w:rsidR="00B92260" w:rsidRPr="008B2109">
              <w:rPr>
                <w:b/>
                <w:bCs/>
                <w:sz w:val="20"/>
                <w:szCs w:val="20"/>
              </w:rPr>
              <w:t xml:space="preserve"> (%)</w:t>
            </w:r>
          </w:p>
        </w:tc>
        <w:tc>
          <w:tcPr>
            <w:tcW w:w="1584" w:type="dxa"/>
          </w:tcPr>
          <w:p w14:paraId="6CA04FC6" w14:textId="20E83342" w:rsidR="00F65ACE" w:rsidRPr="008B2109" w:rsidRDefault="00F65ACE" w:rsidP="000712C3">
            <w:pPr>
              <w:jc w:val="center"/>
              <w:rPr>
                <w:b/>
                <w:bCs/>
                <w:sz w:val="20"/>
                <w:szCs w:val="20"/>
              </w:rPr>
            </w:pPr>
            <w:r w:rsidRPr="008B2109">
              <w:rPr>
                <w:b/>
                <w:bCs/>
                <w:sz w:val="20"/>
                <w:szCs w:val="20"/>
              </w:rPr>
              <w:t>High Income</w:t>
            </w:r>
            <w:r w:rsidR="00B92260" w:rsidRPr="008B2109">
              <w:rPr>
                <w:b/>
                <w:bCs/>
                <w:sz w:val="20"/>
                <w:szCs w:val="20"/>
              </w:rPr>
              <w:t xml:space="preserve"> (%)</w:t>
            </w:r>
          </w:p>
        </w:tc>
      </w:tr>
      <w:tr w:rsidR="00F65ACE" w14:paraId="2046C3F2" w14:textId="7AA79944" w:rsidTr="1F5C20F8">
        <w:tc>
          <w:tcPr>
            <w:tcW w:w="1910" w:type="dxa"/>
          </w:tcPr>
          <w:p w14:paraId="515C956A" w14:textId="77777777" w:rsidR="00F65ACE" w:rsidRPr="008B2109" w:rsidRDefault="00F65ACE" w:rsidP="000712C3">
            <w:pPr>
              <w:jc w:val="center"/>
              <w:rPr>
                <w:sz w:val="20"/>
                <w:szCs w:val="20"/>
              </w:rPr>
            </w:pPr>
            <w:r w:rsidRPr="008B2109">
              <w:rPr>
                <w:sz w:val="20"/>
                <w:szCs w:val="20"/>
              </w:rPr>
              <w:t>2000</w:t>
            </w:r>
          </w:p>
        </w:tc>
        <w:tc>
          <w:tcPr>
            <w:tcW w:w="1771" w:type="dxa"/>
          </w:tcPr>
          <w:p w14:paraId="67DCE4EA" w14:textId="12D32553" w:rsidR="00F65ACE" w:rsidRPr="008B2109" w:rsidRDefault="00B92260" w:rsidP="000712C3">
            <w:pPr>
              <w:jc w:val="center"/>
              <w:rPr>
                <w:sz w:val="20"/>
                <w:szCs w:val="20"/>
              </w:rPr>
            </w:pPr>
            <w:r w:rsidRPr="008B2109">
              <w:rPr>
                <w:sz w:val="20"/>
                <w:szCs w:val="20"/>
              </w:rPr>
              <w:t>2</w:t>
            </w:r>
            <w:r w:rsidR="00F65ACE" w:rsidRPr="008B2109">
              <w:rPr>
                <w:sz w:val="20"/>
                <w:szCs w:val="20"/>
              </w:rPr>
              <w:t>5</w:t>
            </w:r>
          </w:p>
        </w:tc>
        <w:tc>
          <w:tcPr>
            <w:tcW w:w="1843" w:type="dxa"/>
          </w:tcPr>
          <w:p w14:paraId="67C51D9A" w14:textId="60B113FD" w:rsidR="00F65ACE" w:rsidRPr="008B2109" w:rsidRDefault="00B92260" w:rsidP="000712C3">
            <w:pPr>
              <w:jc w:val="center"/>
              <w:rPr>
                <w:sz w:val="20"/>
                <w:szCs w:val="20"/>
              </w:rPr>
            </w:pPr>
            <w:r w:rsidRPr="008B2109">
              <w:rPr>
                <w:sz w:val="20"/>
                <w:szCs w:val="20"/>
              </w:rPr>
              <w:t>27</w:t>
            </w:r>
          </w:p>
        </w:tc>
        <w:tc>
          <w:tcPr>
            <w:tcW w:w="1908" w:type="dxa"/>
          </w:tcPr>
          <w:p w14:paraId="6426BEE0" w14:textId="2FB8CD0A" w:rsidR="00F65ACE" w:rsidRPr="008B2109" w:rsidRDefault="00AC1776" w:rsidP="000712C3">
            <w:pPr>
              <w:jc w:val="center"/>
              <w:rPr>
                <w:sz w:val="20"/>
                <w:szCs w:val="20"/>
              </w:rPr>
            </w:pPr>
            <w:r w:rsidRPr="008B2109">
              <w:rPr>
                <w:sz w:val="20"/>
                <w:szCs w:val="20"/>
              </w:rPr>
              <w:t>26</w:t>
            </w:r>
          </w:p>
        </w:tc>
        <w:tc>
          <w:tcPr>
            <w:tcW w:w="1584" w:type="dxa"/>
          </w:tcPr>
          <w:p w14:paraId="0AAFC9CE" w14:textId="7F052F77" w:rsidR="00F65ACE" w:rsidRPr="008B2109" w:rsidRDefault="00924887" w:rsidP="000712C3">
            <w:pPr>
              <w:jc w:val="center"/>
              <w:rPr>
                <w:sz w:val="20"/>
                <w:szCs w:val="20"/>
              </w:rPr>
            </w:pPr>
            <w:r w:rsidRPr="008B2109">
              <w:rPr>
                <w:sz w:val="20"/>
                <w:szCs w:val="20"/>
              </w:rPr>
              <w:t>30</w:t>
            </w:r>
          </w:p>
        </w:tc>
      </w:tr>
      <w:tr w:rsidR="00F65ACE" w14:paraId="15C8CBA1" w14:textId="76380D90" w:rsidTr="1F5C20F8">
        <w:tc>
          <w:tcPr>
            <w:tcW w:w="1910" w:type="dxa"/>
          </w:tcPr>
          <w:p w14:paraId="55D7D3B5" w14:textId="77777777" w:rsidR="00F65ACE" w:rsidRPr="008B2109" w:rsidRDefault="00F65ACE" w:rsidP="000712C3">
            <w:pPr>
              <w:jc w:val="center"/>
              <w:rPr>
                <w:sz w:val="20"/>
                <w:szCs w:val="20"/>
              </w:rPr>
            </w:pPr>
            <w:r w:rsidRPr="008B2109">
              <w:rPr>
                <w:sz w:val="20"/>
                <w:szCs w:val="20"/>
              </w:rPr>
              <w:t>2005</w:t>
            </w:r>
          </w:p>
        </w:tc>
        <w:tc>
          <w:tcPr>
            <w:tcW w:w="1771" w:type="dxa"/>
          </w:tcPr>
          <w:p w14:paraId="53E1BAD1" w14:textId="765D75F4" w:rsidR="00F65ACE" w:rsidRPr="008B2109" w:rsidRDefault="00F65ACE" w:rsidP="000712C3">
            <w:pPr>
              <w:jc w:val="center"/>
              <w:rPr>
                <w:sz w:val="20"/>
                <w:szCs w:val="20"/>
              </w:rPr>
            </w:pPr>
            <w:r w:rsidRPr="008B2109">
              <w:rPr>
                <w:sz w:val="20"/>
                <w:szCs w:val="20"/>
              </w:rPr>
              <w:t>32</w:t>
            </w:r>
          </w:p>
        </w:tc>
        <w:tc>
          <w:tcPr>
            <w:tcW w:w="1843" w:type="dxa"/>
          </w:tcPr>
          <w:p w14:paraId="5ED77210" w14:textId="23EE29BD" w:rsidR="00F65ACE" w:rsidRPr="008B2109" w:rsidRDefault="00B92260" w:rsidP="000712C3">
            <w:pPr>
              <w:jc w:val="center"/>
              <w:rPr>
                <w:sz w:val="20"/>
                <w:szCs w:val="20"/>
              </w:rPr>
            </w:pPr>
            <w:r w:rsidRPr="008B2109">
              <w:rPr>
                <w:sz w:val="20"/>
                <w:szCs w:val="20"/>
              </w:rPr>
              <w:t>33</w:t>
            </w:r>
          </w:p>
        </w:tc>
        <w:tc>
          <w:tcPr>
            <w:tcW w:w="1908" w:type="dxa"/>
          </w:tcPr>
          <w:p w14:paraId="6766F446" w14:textId="6B19FC55" w:rsidR="00F65ACE" w:rsidRPr="008B2109" w:rsidRDefault="00AC1776" w:rsidP="000712C3">
            <w:pPr>
              <w:jc w:val="center"/>
              <w:rPr>
                <w:sz w:val="20"/>
                <w:szCs w:val="20"/>
              </w:rPr>
            </w:pPr>
            <w:r w:rsidRPr="008B2109">
              <w:rPr>
                <w:sz w:val="20"/>
                <w:szCs w:val="20"/>
              </w:rPr>
              <w:t>32</w:t>
            </w:r>
          </w:p>
        </w:tc>
        <w:tc>
          <w:tcPr>
            <w:tcW w:w="1584" w:type="dxa"/>
          </w:tcPr>
          <w:p w14:paraId="5F6D487E" w14:textId="29DBCEAD" w:rsidR="00F65ACE" w:rsidRPr="008B2109" w:rsidRDefault="00924887" w:rsidP="000712C3">
            <w:pPr>
              <w:jc w:val="center"/>
              <w:rPr>
                <w:sz w:val="20"/>
                <w:szCs w:val="20"/>
              </w:rPr>
            </w:pPr>
            <w:r w:rsidRPr="008B2109">
              <w:rPr>
                <w:sz w:val="20"/>
                <w:szCs w:val="20"/>
              </w:rPr>
              <w:t>35</w:t>
            </w:r>
          </w:p>
        </w:tc>
      </w:tr>
      <w:tr w:rsidR="00F65ACE" w14:paraId="120C05F1" w14:textId="4EB1E198" w:rsidTr="1F5C20F8">
        <w:tc>
          <w:tcPr>
            <w:tcW w:w="1910" w:type="dxa"/>
          </w:tcPr>
          <w:p w14:paraId="5338A1F3" w14:textId="77777777" w:rsidR="00F65ACE" w:rsidRPr="008B2109" w:rsidRDefault="00F65ACE" w:rsidP="000712C3">
            <w:pPr>
              <w:jc w:val="center"/>
              <w:rPr>
                <w:sz w:val="20"/>
                <w:szCs w:val="20"/>
              </w:rPr>
            </w:pPr>
            <w:r w:rsidRPr="008B2109">
              <w:rPr>
                <w:sz w:val="20"/>
                <w:szCs w:val="20"/>
              </w:rPr>
              <w:t>2010</w:t>
            </w:r>
          </w:p>
        </w:tc>
        <w:tc>
          <w:tcPr>
            <w:tcW w:w="1771" w:type="dxa"/>
          </w:tcPr>
          <w:p w14:paraId="3EA9C58A" w14:textId="12B1ED3D" w:rsidR="00F65ACE" w:rsidRPr="008B2109" w:rsidRDefault="00F65ACE" w:rsidP="000712C3">
            <w:pPr>
              <w:jc w:val="center"/>
              <w:rPr>
                <w:sz w:val="20"/>
                <w:szCs w:val="20"/>
              </w:rPr>
            </w:pPr>
            <w:r w:rsidRPr="008B2109">
              <w:rPr>
                <w:sz w:val="20"/>
                <w:szCs w:val="20"/>
              </w:rPr>
              <w:t>22</w:t>
            </w:r>
          </w:p>
        </w:tc>
        <w:tc>
          <w:tcPr>
            <w:tcW w:w="1843" w:type="dxa"/>
          </w:tcPr>
          <w:p w14:paraId="22BFCF33" w14:textId="3498A76D" w:rsidR="00F65ACE" w:rsidRPr="008B2109" w:rsidRDefault="00B92260" w:rsidP="000712C3">
            <w:pPr>
              <w:jc w:val="center"/>
              <w:rPr>
                <w:sz w:val="20"/>
                <w:szCs w:val="20"/>
              </w:rPr>
            </w:pPr>
            <w:r w:rsidRPr="008B2109">
              <w:rPr>
                <w:sz w:val="20"/>
                <w:szCs w:val="20"/>
              </w:rPr>
              <w:t>25</w:t>
            </w:r>
          </w:p>
        </w:tc>
        <w:tc>
          <w:tcPr>
            <w:tcW w:w="1908" w:type="dxa"/>
          </w:tcPr>
          <w:p w14:paraId="49B78691" w14:textId="0F6C0212" w:rsidR="00F65ACE" w:rsidRPr="008B2109" w:rsidRDefault="00AC1776" w:rsidP="000712C3">
            <w:pPr>
              <w:jc w:val="center"/>
              <w:rPr>
                <w:sz w:val="20"/>
                <w:szCs w:val="20"/>
              </w:rPr>
            </w:pPr>
            <w:r w:rsidRPr="008B2109">
              <w:rPr>
                <w:sz w:val="20"/>
                <w:szCs w:val="20"/>
              </w:rPr>
              <w:t>24</w:t>
            </w:r>
          </w:p>
        </w:tc>
        <w:tc>
          <w:tcPr>
            <w:tcW w:w="1584" w:type="dxa"/>
          </w:tcPr>
          <w:p w14:paraId="192855BF" w14:textId="0FDBC2A8" w:rsidR="00F65ACE" w:rsidRPr="008B2109" w:rsidRDefault="00924887" w:rsidP="000712C3">
            <w:pPr>
              <w:jc w:val="center"/>
              <w:rPr>
                <w:sz w:val="20"/>
                <w:szCs w:val="20"/>
              </w:rPr>
            </w:pPr>
            <w:r w:rsidRPr="008B2109">
              <w:rPr>
                <w:sz w:val="20"/>
                <w:szCs w:val="20"/>
              </w:rPr>
              <w:t>28</w:t>
            </w:r>
          </w:p>
        </w:tc>
      </w:tr>
      <w:tr w:rsidR="00F65ACE" w14:paraId="1F6FAD0A" w14:textId="6829FFD1" w:rsidTr="1F5C20F8">
        <w:tc>
          <w:tcPr>
            <w:tcW w:w="1910" w:type="dxa"/>
          </w:tcPr>
          <w:p w14:paraId="724CBAFA" w14:textId="77777777" w:rsidR="00F65ACE" w:rsidRPr="008B2109" w:rsidRDefault="00F65ACE" w:rsidP="000712C3">
            <w:pPr>
              <w:jc w:val="center"/>
              <w:rPr>
                <w:sz w:val="20"/>
                <w:szCs w:val="20"/>
              </w:rPr>
            </w:pPr>
            <w:r w:rsidRPr="008B2109">
              <w:rPr>
                <w:sz w:val="20"/>
                <w:szCs w:val="20"/>
              </w:rPr>
              <w:t>2015</w:t>
            </w:r>
          </w:p>
        </w:tc>
        <w:tc>
          <w:tcPr>
            <w:tcW w:w="1771" w:type="dxa"/>
          </w:tcPr>
          <w:p w14:paraId="04ADED27" w14:textId="749E4DFB" w:rsidR="00F65ACE" w:rsidRPr="008B2109" w:rsidRDefault="00F65ACE" w:rsidP="000712C3">
            <w:pPr>
              <w:jc w:val="center"/>
              <w:rPr>
                <w:sz w:val="20"/>
                <w:szCs w:val="20"/>
              </w:rPr>
            </w:pPr>
            <w:r w:rsidRPr="008B2109">
              <w:rPr>
                <w:sz w:val="20"/>
                <w:szCs w:val="20"/>
              </w:rPr>
              <w:t>24</w:t>
            </w:r>
          </w:p>
        </w:tc>
        <w:tc>
          <w:tcPr>
            <w:tcW w:w="1843" w:type="dxa"/>
          </w:tcPr>
          <w:p w14:paraId="2A9B17E0" w14:textId="60AA10F1" w:rsidR="00F65ACE" w:rsidRPr="008B2109" w:rsidRDefault="00B92260" w:rsidP="000712C3">
            <w:pPr>
              <w:jc w:val="center"/>
              <w:rPr>
                <w:sz w:val="20"/>
                <w:szCs w:val="20"/>
              </w:rPr>
            </w:pPr>
            <w:r w:rsidRPr="008B2109">
              <w:rPr>
                <w:sz w:val="20"/>
                <w:szCs w:val="20"/>
              </w:rPr>
              <w:t>25</w:t>
            </w:r>
          </w:p>
        </w:tc>
        <w:tc>
          <w:tcPr>
            <w:tcW w:w="1908" w:type="dxa"/>
          </w:tcPr>
          <w:p w14:paraId="028D24FA" w14:textId="0EAEFD17" w:rsidR="00F65ACE" w:rsidRPr="008B2109" w:rsidRDefault="00AC1776" w:rsidP="000712C3">
            <w:pPr>
              <w:jc w:val="center"/>
              <w:rPr>
                <w:sz w:val="20"/>
                <w:szCs w:val="20"/>
              </w:rPr>
            </w:pPr>
            <w:r w:rsidRPr="008B2109">
              <w:rPr>
                <w:sz w:val="20"/>
                <w:szCs w:val="20"/>
              </w:rPr>
              <w:t>24</w:t>
            </w:r>
          </w:p>
        </w:tc>
        <w:tc>
          <w:tcPr>
            <w:tcW w:w="1584" w:type="dxa"/>
          </w:tcPr>
          <w:p w14:paraId="2E47EE3C" w14:textId="07F07301" w:rsidR="00F65ACE" w:rsidRPr="008B2109" w:rsidRDefault="00924887" w:rsidP="000712C3">
            <w:pPr>
              <w:jc w:val="center"/>
              <w:rPr>
                <w:sz w:val="20"/>
                <w:szCs w:val="20"/>
              </w:rPr>
            </w:pPr>
            <w:r w:rsidRPr="008B2109">
              <w:rPr>
                <w:sz w:val="20"/>
                <w:szCs w:val="20"/>
              </w:rPr>
              <w:t>27</w:t>
            </w:r>
          </w:p>
        </w:tc>
      </w:tr>
    </w:tbl>
    <w:p w14:paraId="2FABEA7E" w14:textId="77777777" w:rsidR="00B92260" w:rsidRDefault="00B92260" w:rsidP="00B92260">
      <w:pPr>
        <w:rPr>
          <w:rFonts w:ascii="Menlo" w:hAnsi="Menlo" w:cs="Menlo"/>
          <w:color w:val="000000"/>
          <w:sz w:val="18"/>
          <w:szCs w:val="18"/>
        </w:rPr>
      </w:pPr>
    </w:p>
    <w:p w14:paraId="3FF3F72E" w14:textId="39A30BFF" w:rsidR="00C329AF" w:rsidRDefault="004E4C23" w:rsidP="00C329AF">
      <w:pPr>
        <w:jc w:val="both"/>
      </w:pPr>
      <w:r>
        <w:t>Having a few years with substantially less missing data than the norm</w:t>
      </w:r>
      <w:r w:rsidR="00C329AF">
        <w:t xml:space="preserve"> was likely due to a group of indicators being reported with a periodicity of 5 years. </w:t>
      </w:r>
      <w:r>
        <w:t>This pattern</w:t>
      </w:r>
      <w:r w:rsidR="00C329AF">
        <w:t xml:space="preserve"> was </w:t>
      </w:r>
      <w:r>
        <w:t>considered</w:t>
      </w:r>
      <w:r w:rsidR="00C329AF">
        <w:t xml:space="preserve"> when splitting the data into train/test subsets</w:t>
      </w:r>
      <w:r w:rsidR="00C03564">
        <w:t xml:space="preserve">, </w:t>
      </w:r>
      <w:r w:rsidR="0046638D">
        <w:t>where</w:t>
      </w:r>
      <w:r w:rsidR="00C03564">
        <w:t xml:space="preserve"> at least one year of low missing data </w:t>
      </w:r>
      <w:r w:rsidR="0046638D">
        <w:t>was</w:t>
      </w:r>
      <w:r w:rsidR="00C03564">
        <w:t xml:space="preserve"> used in the test set</w:t>
      </w:r>
      <w:r w:rsidR="00C329AF">
        <w:t xml:space="preserve"> (see Section 4.241).</w:t>
      </w:r>
    </w:p>
    <w:p w14:paraId="0D5E7189" w14:textId="77777777" w:rsidR="00C329AF" w:rsidRDefault="00C329AF" w:rsidP="00C329AF">
      <w:pPr>
        <w:jc w:val="both"/>
      </w:pPr>
    </w:p>
    <w:p w14:paraId="514D3594" w14:textId="38801967" w:rsidR="00C329AF" w:rsidRPr="00C329AF" w:rsidRDefault="006E1F7F" w:rsidP="004E4C23">
      <w:pPr>
        <w:jc w:val="both"/>
      </w:pPr>
      <w:r>
        <w:t>No data imputation was used despite the high level of missing data.</w:t>
      </w:r>
      <w:r w:rsidR="00E72176">
        <w:t xml:space="preserve"> This was done to prevent imputation from introducing bias into the dataset, especially given the high level of missing data. </w:t>
      </w:r>
      <w:r w:rsidR="0070089F">
        <w:t xml:space="preserve">More specifically, </w:t>
      </w:r>
      <w:r w:rsidR="003B33EB">
        <w:t>the pattern of</w:t>
      </w:r>
      <w:r w:rsidR="0070089F">
        <w:t xml:space="preserve"> missing data </w:t>
      </w:r>
      <w:r w:rsidR="003B33EB">
        <w:t>in this dataset would typically be categorised as ‘missing not at random’</w:t>
      </w:r>
      <w:r w:rsidR="009C21AD">
        <w:t xml:space="preserve"> (MNAR)</w:t>
      </w:r>
      <w:r w:rsidR="00903882">
        <w:t>. In other words,</w:t>
      </w:r>
      <w:r w:rsidR="00A202D7">
        <w:t xml:space="preserve"> </w:t>
      </w:r>
      <w:r w:rsidR="00C3232D">
        <w:t>the probability of data being</w:t>
      </w:r>
      <w:r w:rsidR="00A202D7">
        <w:t xml:space="preserve"> </w:t>
      </w:r>
      <w:r w:rsidR="00355737">
        <w:t>missing relies on both observed and missing data</w:t>
      </w:r>
      <w:r w:rsidR="00FD1EAE">
        <w:t xml:space="preserve">, or on other, unobserved variables </w:t>
      </w:r>
      <w:r w:rsidR="00355737">
        <w:t>[2</w:t>
      </w:r>
      <w:r w:rsidR="00FD1EAE">
        <w:t>, 3</w:t>
      </w:r>
      <w:r w:rsidR="00355737">
        <w:t>].</w:t>
      </w:r>
      <w:r w:rsidR="00FD1EAE">
        <w:t xml:space="preserve"> </w:t>
      </w:r>
      <w:r w:rsidR="009C21AD">
        <w:t xml:space="preserve">This dataset would be considered MNAR because the probability of missing data is heavily related to the robustness of the country’s </w:t>
      </w:r>
      <w:r w:rsidR="00A616E8">
        <w:t>data collection systems</w:t>
      </w:r>
      <w:r w:rsidR="00FF2EB8">
        <w:t>, which is an unseen variable</w:t>
      </w:r>
      <w:r w:rsidR="004E4C23">
        <w:t>, but which may be related to a country’s MMR</w:t>
      </w:r>
      <w:r w:rsidR="00FF2EB8">
        <w:t xml:space="preserve">. </w:t>
      </w:r>
      <w:r w:rsidR="00FD1EAE">
        <w:t xml:space="preserve">In this case, </w:t>
      </w:r>
      <w:r w:rsidR="005A30A4">
        <w:t>handling</w:t>
      </w:r>
      <w:r w:rsidR="004E4C23">
        <w:t xml:space="preserve"> the missing data</w:t>
      </w:r>
      <w:r w:rsidR="005A30A4">
        <w:t xml:space="preserve"> would require observation of the unseen data</w:t>
      </w:r>
      <w:r w:rsidR="004E4C23">
        <w:t>, making it extremely difficult to impute the missing data without ignoring the important unseen data and introducing bias</w:t>
      </w:r>
      <w:r w:rsidR="005A30A4">
        <w:t xml:space="preserve"> [2].</w:t>
      </w:r>
      <w:r w:rsidR="002C7DD4">
        <w:t xml:space="preserve"> For example, removing all rows and columns with missing data</w:t>
      </w:r>
      <w:r w:rsidR="000839CC">
        <w:t xml:space="preserve"> or imputing the missing values based on the observed datapoints</w:t>
      </w:r>
      <w:r w:rsidR="002C7DD4">
        <w:t xml:space="preserve"> </w:t>
      </w:r>
      <w:r w:rsidR="004E4C23">
        <w:t>w</w:t>
      </w:r>
      <w:r w:rsidR="002C7DD4">
        <w:t>ould bias the data toward countries reporting greater amounts of data</w:t>
      </w:r>
      <w:r w:rsidR="000839CC">
        <w:t xml:space="preserve">. </w:t>
      </w:r>
      <w:r w:rsidR="00C329AF">
        <w:t xml:space="preserve">As a result, I </w:t>
      </w:r>
      <w:r w:rsidR="006F6E1B">
        <w:t>only</w:t>
      </w:r>
      <w:r w:rsidR="00C329AF">
        <w:t xml:space="preserve"> use</w:t>
      </w:r>
      <w:r w:rsidR="006F6E1B">
        <w:t>d</w:t>
      </w:r>
      <w:r w:rsidR="00C329AF">
        <w:t xml:space="preserve"> </w:t>
      </w:r>
      <w:r w:rsidR="004E4C23">
        <w:t>ML</w:t>
      </w:r>
      <w:r w:rsidR="00C329AF">
        <w:t xml:space="preserve"> models that could work </w:t>
      </w:r>
      <w:ins w:id="125" w:author="Minh Bui" w:date="2025-10-14T10:19:00Z" w16du:dateUtc="2025-10-13T23:19:00Z">
        <w:r w:rsidR="000673CE">
          <w:t xml:space="preserve">with </w:t>
        </w:r>
      </w:ins>
      <w:r w:rsidR="00C329AF">
        <w:t xml:space="preserve">missing data. </w:t>
      </w:r>
    </w:p>
    <w:p w14:paraId="07F002DF" w14:textId="61C0D9FA" w:rsidR="006346C4" w:rsidRDefault="00C329AF" w:rsidP="00F73A22">
      <w:pPr>
        <w:pStyle w:val="Heading3"/>
      </w:pPr>
      <w:r>
        <w:t xml:space="preserve">4.22 Key Statistics </w:t>
      </w:r>
    </w:p>
    <w:p w14:paraId="4E836D01" w14:textId="13B37FE5" w:rsidR="00C329AF" w:rsidRPr="00C329AF" w:rsidRDefault="001F5DDB" w:rsidP="007E063C">
      <w:pPr>
        <w:jc w:val="both"/>
      </w:pPr>
      <w:r>
        <w:t>To give deeper insight into the feature dataset, I present</w:t>
      </w:r>
      <w:r w:rsidR="002515C9">
        <w:t>ed</w:t>
      </w:r>
      <w:r>
        <w:t xml:space="preserve"> key summary statistics about some of </w:t>
      </w:r>
      <w:r w:rsidR="004C090A">
        <w:t>the</w:t>
      </w:r>
      <w:r w:rsidR="00BA7D70">
        <w:t xml:space="preserve"> features</w:t>
      </w:r>
      <w:r w:rsidR="004C090A">
        <w:t xml:space="preserve"> that the literature describes as having a </w:t>
      </w:r>
      <w:r w:rsidR="002515C9">
        <w:t xml:space="preserve">particularly </w:t>
      </w:r>
      <w:r w:rsidR="004C090A">
        <w:t>meaningful relationship with MMR</w:t>
      </w:r>
      <w:r w:rsidR="002515C9">
        <w:t xml:space="preserve"> (see Section 5.11)</w:t>
      </w:r>
      <w:r w:rsidR="004C090A">
        <w:t xml:space="preserve">. </w:t>
      </w:r>
      <w:r w:rsidR="008A2152">
        <w:t xml:space="preserve">The proportion of missing data was calculated after data cleaning, explaining why the MMR estimates have a </w:t>
      </w:r>
      <w:r w:rsidR="002515C9">
        <w:t xml:space="preserve">missing data </w:t>
      </w:r>
      <w:r w:rsidR="008A2152">
        <w:t>proportion of 0%.</w:t>
      </w:r>
      <w:r w:rsidR="00354400">
        <w:t xml:space="preserve"> Both mean and median were included to give an indication of outlier occurrence.</w:t>
      </w:r>
      <w:r w:rsidR="00C47779">
        <w:t xml:space="preserve"> </w:t>
      </w:r>
    </w:p>
    <w:p w14:paraId="0B8B6AC7" w14:textId="7D0EE900" w:rsidR="006346C4" w:rsidRDefault="006346C4" w:rsidP="00F73A22">
      <w:pPr>
        <w:pStyle w:val="Heading3"/>
      </w:pPr>
      <w:r>
        <w:t>4.2</w:t>
      </w:r>
      <w:r w:rsidR="00C329AF">
        <w:t>3</w:t>
      </w:r>
      <w:r>
        <w:t xml:space="preserve"> </w:t>
      </w:r>
      <w:r w:rsidR="00C329AF">
        <w:t>Principal</w:t>
      </w:r>
      <w:r>
        <w:t xml:space="preserve"> Component Analysis</w:t>
      </w:r>
    </w:p>
    <w:p w14:paraId="50BC36A9" w14:textId="3D769EB5" w:rsidR="00F73A22" w:rsidRDefault="00E90B92" w:rsidP="00DC3DE7">
      <w:pPr>
        <w:jc w:val="both"/>
      </w:pPr>
      <w:r>
        <w:t xml:space="preserve">Principal component analysis (PCA) was employed </w:t>
      </w:r>
      <w:r w:rsidR="007B6036">
        <w:t>for dimensionality reduction purpose</w:t>
      </w:r>
      <w:r w:rsidR="00E237B0">
        <w:t>s.</w:t>
      </w:r>
      <w:r w:rsidR="007B6036">
        <w:t xml:space="preserve"> </w:t>
      </w:r>
      <w:r w:rsidR="009D154B">
        <w:t>Rather</w:t>
      </w:r>
      <w:r w:rsidR="00505777">
        <w:t xml:space="preserve"> than trying to visualise patterns by plotting </w:t>
      </w:r>
      <w:r w:rsidR="00215C2C">
        <w:t xml:space="preserve">all </w:t>
      </w:r>
      <w:r w:rsidR="00505777">
        <w:t xml:space="preserve">721 feature dimensions, PCA </w:t>
      </w:r>
      <w:r w:rsidR="00215C2C">
        <w:t xml:space="preserve">was used to project samples into </w:t>
      </w:r>
      <w:r w:rsidR="002E038F">
        <w:t>the 10 principal components that captured the maximum amount of total variance across the dataset.</w:t>
      </w:r>
      <w:r w:rsidR="00215C2C">
        <w:t xml:space="preserve"> </w:t>
      </w:r>
      <w:r w:rsidR="001550C4">
        <w:t xml:space="preserve"> </w:t>
      </w:r>
    </w:p>
    <w:p w14:paraId="4F19150E" w14:textId="77777777" w:rsidR="00F31562" w:rsidRDefault="00F31562" w:rsidP="00DC3DE7">
      <w:pPr>
        <w:jc w:val="both"/>
      </w:pPr>
    </w:p>
    <w:p w14:paraId="21A15E07" w14:textId="1E4E5229" w:rsidR="00ED5693" w:rsidRDefault="001F00EE" w:rsidP="00DC3DE7">
      <w:pPr>
        <w:jc w:val="both"/>
      </w:pPr>
      <w:r>
        <w:t xml:space="preserve">PCA cannot be performed on a sparse dataset. Thus, </w:t>
      </w:r>
      <w:r w:rsidR="00ED5693">
        <w:t>S</w:t>
      </w:r>
      <w:r w:rsidR="003E46E8">
        <w:t xml:space="preserve">cikit </w:t>
      </w:r>
      <w:r w:rsidR="00ED5693">
        <w:t>L</w:t>
      </w:r>
      <w:r w:rsidR="003E46E8">
        <w:t>earn</w:t>
      </w:r>
      <w:r w:rsidR="00ED5693">
        <w:t>’s</w:t>
      </w:r>
      <w:r w:rsidR="003E46E8">
        <w:t xml:space="preserve"> </w:t>
      </w:r>
      <w:r>
        <w:t xml:space="preserve">k-Nearest Neighbours imputation </w:t>
      </w:r>
      <w:r w:rsidR="00ED5693">
        <w:t xml:space="preserve">method </w:t>
      </w:r>
      <w:r>
        <w:t xml:space="preserve">was </w:t>
      </w:r>
      <w:r w:rsidR="00ED5693">
        <w:t>used to impute missing data</w:t>
      </w:r>
      <w:r>
        <w:t xml:space="preserve"> before applying </w:t>
      </w:r>
      <w:r w:rsidR="002C488C">
        <w:t>PCA</w:t>
      </w:r>
      <w:r w:rsidR="00ED5693">
        <w:t xml:space="preserve"> [4]. This method</w:t>
      </w:r>
      <w:r w:rsidR="003346B8">
        <w:t xml:space="preserve"> </w:t>
      </w:r>
      <w:r w:rsidR="00ED5693">
        <w:t>imputed</w:t>
      </w:r>
      <w:r w:rsidR="003E46E8">
        <w:t xml:space="preserve"> missing values using </w:t>
      </w:r>
      <w:r w:rsidR="00ED5693">
        <w:t xml:space="preserve">datapoints that were most similar to the sparse datapoint in their non-missing dimensions </w:t>
      </w:r>
      <w:r w:rsidR="004869D2">
        <w:t>[4]</w:t>
      </w:r>
      <w:r w:rsidR="003E46E8">
        <w:t xml:space="preserve">. </w:t>
      </w:r>
      <w:r w:rsidR="00D62A25">
        <w:t xml:space="preserve">The data was standardised </w:t>
      </w:r>
      <w:r w:rsidR="004869D2">
        <w:t xml:space="preserve">to a zero mean and unit standard deviation </w:t>
      </w:r>
      <w:r w:rsidR="00D62A25">
        <w:t>befor</w:t>
      </w:r>
      <w:r w:rsidR="00514631">
        <w:t xml:space="preserve">e applying the </w:t>
      </w:r>
      <w:r w:rsidR="00ED5693">
        <w:t>S</w:t>
      </w:r>
      <w:r w:rsidR="00514631">
        <w:t xml:space="preserve">cikit </w:t>
      </w:r>
      <w:r w:rsidR="00ED5693">
        <w:t>L</w:t>
      </w:r>
      <w:r w:rsidR="00514631">
        <w:t xml:space="preserve">earn PCA method </w:t>
      </w:r>
      <w:r w:rsidR="00022626">
        <w:t xml:space="preserve">[5]. This </w:t>
      </w:r>
      <w:r w:rsidR="00514631">
        <w:t>prevent</w:t>
      </w:r>
      <w:r w:rsidR="00022626">
        <w:t>ed</w:t>
      </w:r>
      <w:r w:rsidR="00514631">
        <w:t xml:space="preserve"> variance calculations from being skewed by features with high magnitudes</w:t>
      </w:r>
      <w:r w:rsidR="004869D2">
        <w:t xml:space="preserve"> [5]</w:t>
      </w:r>
      <w:r w:rsidR="00514631">
        <w:t>.</w:t>
      </w:r>
      <w:r w:rsidR="00CD0DA4">
        <w:t xml:space="preserve"> </w:t>
      </w:r>
      <w:ins w:id="126" w:author="Minh Bui" w:date="2025-10-14T10:31:00Z" w16du:dateUtc="2025-10-13T23:31:00Z">
        <w:r w:rsidR="00BD7A8A">
          <w:t>Note that imputation is not done for any other analys</w:t>
        </w:r>
        <w:r w:rsidR="00CE02A1">
          <w:t>es.</w:t>
        </w:r>
      </w:ins>
    </w:p>
    <w:p w14:paraId="261AFA30" w14:textId="77777777" w:rsidR="00ED5693" w:rsidRDefault="00ED5693" w:rsidP="00DC3DE7">
      <w:pPr>
        <w:jc w:val="both"/>
      </w:pPr>
    </w:p>
    <w:p w14:paraId="7E8DEF75" w14:textId="445D7A03" w:rsidR="00D607F7" w:rsidRDefault="00CD0DA4" w:rsidP="00DC3DE7">
      <w:pPr>
        <w:jc w:val="both"/>
      </w:pPr>
      <w:commentRangeStart w:id="127"/>
      <w:r>
        <w:t xml:space="preserve">The variance captured by the top ten </w:t>
      </w:r>
      <w:r w:rsidR="004D0F57">
        <w:t>princip</w:t>
      </w:r>
      <w:r w:rsidR="00461F94">
        <w:t>al</w:t>
      </w:r>
      <w:r w:rsidR="004D0F57">
        <w:t xml:space="preserve"> component was calculated and presented in </w:t>
      </w:r>
      <w:r w:rsidR="00ED5693">
        <w:t>Figure 4, below</w:t>
      </w:r>
      <w:r w:rsidR="004D0F57">
        <w:t>.</w:t>
      </w:r>
      <w:r w:rsidR="00ED5693">
        <w:t xml:space="preserve"> The</w:t>
      </w:r>
      <w:r w:rsidR="00D607F7">
        <w:t xml:space="preserve"> </w:t>
      </w:r>
      <w:r w:rsidR="00694E7F">
        <w:t>first principal component capture</w:t>
      </w:r>
      <w:r w:rsidR="006C4472">
        <w:t>d</w:t>
      </w:r>
      <w:r w:rsidR="00694E7F">
        <w:t xml:space="preserve"> 31% of total variance in the dataset</w:t>
      </w:r>
      <w:r w:rsidR="00F5121D">
        <w:t xml:space="preserve">. The </w:t>
      </w:r>
      <w:r w:rsidR="00ED5693">
        <w:t>proportion</w:t>
      </w:r>
      <w:r w:rsidR="00694E7F">
        <w:t xml:space="preserve"> of variance captured decreas</w:t>
      </w:r>
      <w:r w:rsidR="00F5121D">
        <w:t>ed</w:t>
      </w:r>
      <w:r w:rsidR="00694E7F">
        <w:t xml:space="preserve"> </w:t>
      </w:r>
      <w:r w:rsidR="00F5121D">
        <w:t>sharply to 9</w:t>
      </w:r>
      <w:r w:rsidR="00B371D8">
        <w:t xml:space="preserve"> and </w:t>
      </w:r>
      <w:r w:rsidR="00F5121D">
        <w:t>6% for the second</w:t>
      </w:r>
      <w:r w:rsidR="00B371D8">
        <w:t xml:space="preserve"> and</w:t>
      </w:r>
      <w:r w:rsidR="00457320">
        <w:t xml:space="preserve"> </w:t>
      </w:r>
      <w:r w:rsidR="00F5121D">
        <w:t>third principal components</w:t>
      </w:r>
      <w:r w:rsidR="00457320">
        <w:t xml:space="preserve"> before levelling out at 1.7 </w:t>
      </w:r>
      <w:r w:rsidR="00ED5693">
        <w:t>to</w:t>
      </w:r>
      <w:r w:rsidR="00457320">
        <w:t xml:space="preserve"> </w:t>
      </w:r>
      <w:r w:rsidR="00B371D8">
        <w:t>3% for the remaining top ten principal components. Thus, using the first two principal components to represent the dataset would capture approximately 40% of the data’s total variance, providing an adequate representation for the purposes of exploratory data analysis.</w:t>
      </w:r>
      <w:commentRangeEnd w:id="127"/>
      <w:r w:rsidR="004631EC">
        <w:rPr>
          <w:rStyle w:val="CommentReference"/>
        </w:rPr>
        <w:commentReference w:id="127"/>
      </w:r>
      <w:r w:rsidR="00B371D8">
        <w:t xml:space="preserve"> </w:t>
      </w:r>
    </w:p>
    <w:p w14:paraId="54D46AB8" w14:textId="77777777" w:rsidR="00B371D8" w:rsidRDefault="00B371D8" w:rsidP="00DC3DE7">
      <w:pPr>
        <w:jc w:val="both"/>
      </w:pPr>
    </w:p>
    <w:p w14:paraId="1020E787" w14:textId="6B5DC634" w:rsidR="00D607F7" w:rsidRDefault="00D607F7" w:rsidP="00ED5693">
      <w:pPr>
        <w:jc w:val="center"/>
      </w:pPr>
      <w:r w:rsidRPr="00D607F7">
        <w:rPr>
          <w:noProof/>
        </w:rPr>
        <w:drawing>
          <wp:inline distT="0" distB="0" distL="0" distR="0" wp14:anchorId="0789A6F7" wp14:editId="7F214B39">
            <wp:extent cx="5333488" cy="1702391"/>
            <wp:effectExtent l="0" t="0" r="635" b="0"/>
            <wp:docPr id="102605182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51821" name="Picture 1" descr="A graph with blue squares&#10;&#10;AI-generated content may be incorrect."/>
                    <pic:cNvPicPr/>
                  </pic:nvPicPr>
                  <pic:blipFill>
                    <a:blip r:embed="rId17"/>
                    <a:stretch>
                      <a:fillRect/>
                    </a:stretch>
                  </pic:blipFill>
                  <pic:spPr>
                    <a:xfrm>
                      <a:off x="0" y="0"/>
                      <a:ext cx="5364825" cy="1712393"/>
                    </a:xfrm>
                    <a:prstGeom prst="rect">
                      <a:avLst/>
                    </a:prstGeom>
                  </pic:spPr>
                </pic:pic>
              </a:graphicData>
            </a:graphic>
          </wp:inline>
        </w:drawing>
      </w:r>
    </w:p>
    <w:p w14:paraId="25FC9E4D" w14:textId="34A54B33" w:rsidR="00D607F7" w:rsidRPr="008B2109" w:rsidRDefault="00D607F7" w:rsidP="00DC3DE7">
      <w:pPr>
        <w:jc w:val="both"/>
        <w:rPr>
          <w:sz w:val="22"/>
          <w:szCs w:val="22"/>
        </w:rPr>
      </w:pPr>
      <w:r w:rsidRPr="008B2109">
        <w:rPr>
          <w:b/>
          <w:bCs/>
          <w:sz w:val="22"/>
          <w:szCs w:val="22"/>
        </w:rPr>
        <w:t xml:space="preserve">Figure </w:t>
      </w:r>
      <w:r w:rsidR="00ED5693" w:rsidRPr="008B2109">
        <w:rPr>
          <w:b/>
          <w:bCs/>
          <w:sz w:val="22"/>
          <w:szCs w:val="22"/>
        </w:rPr>
        <w:t>4</w:t>
      </w:r>
      <w:r w:rsidRPr="008B2109">
        <w:rPr>
          <w:b/>
          <w:bCs/>
          <w:sz w:val="22"/>
          <w:szCs w:val="22"/>
        </w:rPr>
        <w:t>:</w:t>
      </w:r>
      <w:r w:rsidRPr="008B2109">
        <w:rPr>
          <w:sz w:val="22"/>
          <w:szCs w:val="22"/>
        </w:rPr>
        <w:t xml:space="preserve"> Percent of total variance</w:t>
      </w:r>
      <w:r w:rsidR="00ED5693" w:rsidRPr="008B2109">
        <w:rPr>
          <w:sz w:val="22"/>
          <w:szCs w:val="22"/>
        </w:rPr>
        <w:t xml:space="preserve"> in the dataset</w:t>
      </w:r>
      <w:r w:rsidRPr="008B2109">
        <w:rPr>
          <w:sz w:val="22"/>
          <w:szCs w:val="22"/>
        </w:rPr>
        <w:t xml:space="preserve"> </w:t>
      </w:r>
      <w:r w:rsidR="00ED5693" w:rsidRPr="008B2109">
        <w:rPr>
          <w:sz w:val="22"/>
          <w:szCs w:val="22"/>
        </w:rPr>
        <w:t>captured by the top 10</w:t>
      </w:r>
      <w:r w:rsidRPr="008B2109">
        <w:rPr>
          <w:sz w:val="22"/>
          <w:szCs w:val="22"/>
        </w:rPr>
        <w:t xml:space="preserve"> principal component</w:t>
      </w:r>
      <w:r w:rsidR="00ED5693" w:rsidRPr="008B2109">
        <w:rPr>
          <w:sz w:val="22"/>
          <w:szCs w:val="22"/>
        </w:rPr>
        <w:t>s</w:t>
      </w:r>
      <w:r w:rsidRPr="008B2109">
        <w:rPr>
          <w:sz w:val="22"/>
          <w:szCs w:val="22"/>
        </w:rPr>
        <w:t xml:space="preserve">. </w:t>
      </w:r>
    </w:p>
    <w:p w14:paraId="4E43252C" w14:textId="77777777" w:rsidR="00A46146" w:rsidRDefault="00A46146" w:rsidP="00DC3DE7">
      <w:pPr>
        <w:jc w:val="both"/>
      </w:pPr>
    </w:p>
    <w:p w14:paraId="233B12FC" w14:textId="3844B529" w:rsidR="00D6496F" w:rsidRDefault="00A46146" w:rsidP="00DC3DE7">
      <w:pPr>
        <w:jc w:val="both"/>
      </w:pPr>
      <w:r>
        <w:t xml:space="preserve">The </w:t>
      </w:r>
      <w:r w:rsidR="003B3DAB">
        <w:t xml:space="preserve">input </w:t>
      </w:r>
      <w:r w:rsidR="00ED5693">
        <w:t xml:space="preserve">feature </w:t>
      </w:r>
      <w:r>
        <w:t xml:space="preserve">data was plotted across </w:t>
      </w:r>
      <w:r w:rsidR="00ED5693">
        <w:t>its</w:t>
      </w:r>
      <w:r>
        <w:t xml:space="preserve"> two most important principal component axes</w:t>
      </w:r>
      <w:r w:rsidR="003B3DAB">
        <w:t xml:space="preserve">, with </w:t>
      </w:r>
      <w:r>
        <w:t xml:space="preserve">samples </w:t>
      </w:r>
      <w:r w:rsidR="00ED5693">
        <w:t>being</w:t>
      </w:r>
      <w:r>
        <w:t xml:space="preserve"> coloured according to their income level, MMR estimate, and </w:t>
      </w:r>
      <w:r w:rsidR="00D607F7">
        <w:t xml:space="preserve">year to better identify </w:t>
      </w:r>
      <w:r w:rsidR="003B3DAB">
        <w:t>patterns and clusters</w:t>
      </w:r>
      <w:r w:rsidR="00D607F7">
        <w:t xml:space="preserve"> in the data</w:t>
      </w:r>
      <w:r w:rsidR="003B3DAB">
        <w:t>. See Section 5.12 for the results of the PCA analysis.</w:t>
      </w:r>
    </w:p>
    <w:p w14:paraId="7B8190A1" w14:textId="4D5BBBB3" w:rsidR="006346C4" w:rsidRDefault="00C329AF" w:rsidP="00F73A22">
      <w:pPr>
        <w:pStyle w:val="Heading3"/>
      </w:pPr>
      <w:r>
        <w:t>4.24 Correlation Analysis</w:t>
      </w:r>
    </w:p>
    <w:p w14:paraId="13583E35" w14:textId="28491D06" w:rsidR="006C0915" w:rsidRDefault="00C079BC" w:rsidP="00373C10">
      <w:pPr>
        <w:jc w:val="both"/>
      </w:pPr>
      <w:commentRangeStart w:id="128"/>
      <w:r>
        <w:t>Analysis of the</w:t>
      </w:r>
      <w:r w:rsidR="006C0915">
        <w:t xml:space="preserve"> pairwise correlations between specific features and the MMR estimates </w:t>
      </w:r>
      <w:r>
        <w:t xml:space="preserve">was used to inform feature selection strategies. </w:t>
      </w:r>
      <w:r w:rsidR="00647609">
        <w:t xml:space="preserve">While there </w:t>
      </w:r>
      <w:r w:rsidR="00ED5693">
        <w:t>were</w:t>
      </w:r>
      <w:r w:rsidR="00647609">
        <w:t xml:space="preserve"> a broad range of correlations between features and the MMR, the frequency of </w:t>
      </w:r>
      <w:r w:rsidR="00ED5693">
        <w:t>correlations</w:t>
      </w:r>
      <w:r w:rsidR="00647609">
        <w:t xml:space="preserve"> was not uniformly distributed (</w:t>
      </w:r>
      <w:del w:id="129" w:author="Minh Bui" w:date="2025-10-14T10:42:00Z" w16du:dateUtc="2025-10-13T23:42:00Z">
        <w:r w:rsidR="00647609" w:rsidDel="00D9145C">
          <w:delText xml:space="preserve">see </w:delText>
        </w:r>
      </w:del>
      <w:r w:rsidR="00647609">
        <w:t xml:space="preserve">Figure </w:t>
      </w:r>
      <w:r w:rsidR="00ED5693">
        <w:t>5</w:t>
      </w:r>
      <w:r w:rsidR="00647609">
        <w:t xml:space="preserve">). More specifically, over 50% of </w:t>
      </w:r>
      <w:r w:rsidR="00ED5693">
        <w:t>the</w:t>
      </w:r>
      <w:r w:rsidR="00647609">
        <w:t xml:space="preserve"> pairwise correlation coefficient</w:t>
      </w:r>
      <w:r w:rsidR="00ED5693">
        <w:t>s</w:t>
      </w:r>
      <w:r w:rsidR="00647609">
        <w:t xml:space="preserve"> </w:t>
      </w:r>
      <w:r w:rsidR="00ED5693">
        <w:t>were</w:t>
      </w:r>
      <w:r w:rsidR="00647609">
        <w:t xml:space="preserve"> between -0.25 and 0.25</w:t>
      </w:r>
      <w:ins w:id="130" w:author="Minh Bui" w:date="2025-10-14T10:42:00Z" w16du:dateUtc="2025-10-13T23:42:00Z">
        <w:r w:rsidR="00E07105">
          <w:t>, i.e., no correlation</w:t>
        </w:r>
      </w:ins>
      <w:r w:rsidR="00647609">
        <w:t xml:space="preserve">. In contrast, approximately 2% of </w:t>
      </w:r>
      <w:r w:rsidR="00ED5693">
        <w:t>the</w:t>
      </w:r>
      <w:r w:rsidR="00647609">
        <w:t xml:space="preserve"> pairwise coefficient</w:t>
      </w:r>
      <w:r w:rsidR="00ED5693">
        <w:t>s were</w:t>
      </w:r>
      <w:r w:rsidR="00647609">
        <w:t xml:space="preserve"> less than -0.75 or greater than 0.75. The low frequency of high magnitude pairwise correlations motivated the </w:t>
      </w:r>
      <w:r w:rsidR="00ED5693">
        <w:t>use</w:t>
      </w:r>
      <w:r w:rsidR="00647609">
        <w:t xml:space="preserve"> of feature selection methods as a </w:t>
      </w:r>
      <w:r w:rsidR="00ED5693">
        <w:t>possible</w:t>
      </w:r>
      <w:r w:rsidR="00647609">
        <w:t xml:space="preserve"> </w:t>
      </w:r>
      <w:r w:rsidR="00ED5693">
        <w:t>way</w:t>
      </w:r>
      <w:r w:rsidR="00647609">
        <w:t xml:space="preserve"> </w:t>
      </w:r>
      <w:r w:rsidR="00ED5693">
        <w:t>to</w:t>
      </w:r>
      <w:r w:rsidR="00647609">
        <w:t xml:space="preserve"> reduc</w:t>
      </w:r>
      <w:r w:rsidR="00ED5693">
        <w:t>e</w:t>
      </w:r>
      <w:r w:rsidR="00647609">
        <w:t xml:space="preserve"> overfitting to noise.</w:t>
      </w:r>
      <w:r w:rsidR="00A175E8">
        <w:t xml:space="preserve"> Use of feature selection was also motivated by the observation that there were </w:t>
      </w:r>
      <w:r w:rsidR="00F64D17">
        <w:t>482</w:t>
      </w:r>
      <w:r w:rsidR="00A175E8">
        <w:t xml:space="preserve"> pairs of features with an absolute pairwise correlation of greater than 0.9, indicating that including all features would be redundant.</w:t>
      </w:r>
      <w:commentRangeEnd w:id="128"/>
      <w:r w:rsidR="00DF5720">
        <w:rPr>
          <w:rStyle w:val="CommentReference"/>
        </w:rPr>
        <w:commentReference w:id="128"/>
      </w:r>
    </w:p>
    <w:p w14:paraId="79DABCD2" w14:textId="77777777" w:rsidR="00461F94" w:rsidRDefault="00461F94" w:rsidP="00373C10">
      <w:pPr>
        <w:jc w:val="both"/>
      </w:pPr>
    </w:p>
    <w:p w14:paraId="7C565799" w14:textId="120816F2" w:rsidR="00461F94" w:rsidRDefault="006C0915" w:rsidP="00461F94">
      <w:pPr>
        <w:jc w:val="center"/>
      </w:pPr>
      <w:r w:rsidRPr="006B64C1">
        <w:rPr>
          <w:noProof/>
        </w:rPr>
        <w:drawing>
          <wp:inline distT="0" distB="0" distL="0" distR="0" wp14:anchorId="65802F9D" wp14:editId="73FEE14B">
            <wp:extent cx="4245503" cy="2244053"/>
            <wp:effectExtent l="0" t="0" r="0" b="4445"/>
            <wp:docPr id="1501481558" name="Picture 1" descr="A blue bar grap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81558" name="Picture 1" descr="A blue bar graph with black text&#10;&#10;AI-generated content may be incorrect."/>
                    <pic:cNvPicPr/>
                  </pic:nvPicPr>
                  <pic:blipFill>
                    <a:blip r:embed="rId18"/>
                    <a:stretch>
                      <a:fillRect/>
                    </a:stretch>
                  </pic:blipFill>
                  <pic:spPr>
                    <a:xfrm>
                      <a:off x="0" y="0"/>
                      <a:ext cx="4405537" cy="2328643"/>
                    </a:xfrm>
                    <a:prstGeom prst="rect">
                      <a:avLst/>
                    </a:prstGeom>
                  </pic:spPr>
                </pic:pic>
              </a:graphicData>
            </a:graphic>
          </wp:inline>
        </w:drawing>
      </w:r>
    </w:p>
    <w:p w14:paraId="2E1DEAEB" w14:textId="77777777" w:rsidR="00A02CD3" w:rsidRDefault="006C0915" w:rsidP="00E47AE7">
      <w:pPr>
        <w:jc w:val="both"/>
      </w:pPr>
      <w:r w:rsidRPr="008B2109">
        <w:rPr>
          <w:b/>
          <w:bCs/>
          <w:sz w:val="22"/>
          <w:szCs w:val="22"/>
        </w:rPr>
        <w:t xml:space="preserve">Figure </w:t>
      </w:r>
      <w:r w:rsidR="00F82E28" w:rsidRPr="008B2109">
        <w:rPr>
          <w:b/>
          <w:bCs/>
          <w:sz w:val="22"/>
          <w:szCs w:val="22"/>
        </w:rPr>
        <w:t>5</w:t>
      </w:r>
      <w:r w:rsidRPr="008B2109">
        <w:rPr>
          <w:sz w:val="22"/>
          <w:szCs w:val="22"/>
        </w:rPr>
        <w:t xml:space="preserve">: Pearson’s pairwise correlation coefficient between a specific feature and MMR plotted against the proportion of features in the cleaned dataset with this correlation coefficient. </w:t>
      </w:r>
      <w:r w:rsidR="009B1754" w:rsidRPr="003A5C50">
        <w:t>4.</w:t>
      </w:r>
      <w:r w:rsidR="00825FD6">
        <w:t>3</w:t>
      </w:r>
      <w:r w:rsidR="009B1754" w:rsidRPr="003A5C50">
        <w:t xml:space="preserve"> </w:t>
      </w:r>
      <w:r w:rsidR="00825FD6">
        <w:t>Data Pre-</w:t>
      </w:r>
    </w:p>
    <w:p w14:paraId="7B6A5D29" w14:textId="77777777" w:rsidR="00A02CD3" w:rsidRDefault="00A02CD3" w:rsidP="00E47AE7">
      <w:pPr>
        <w:jc w:val="both"/>
      </w:pPr>
    </w:p>
    <w:p w14:paraId="71A56856" w14:textId="3F3B771E" w:rsidR="000F4A44" w:rsidRPr="00E47AE7" w:rsidRDefault="00A02CD3" w:rsidP="00A02CD3">
      <w:pPr>
        <w:pStyle w:val="Heading2"/>
        <w:rPr>
          <w:sz w:val="22"/>
          <w:szCs w:val="22"/>
        </w:rPr>
      </w:pPr>
      <w:r>
        <w:t xml:space="preserve">4.3 </w:t>
      </w:r>
      <w:r w:rsidR="00825FD6">
        <w:t xml:space="preserve">Processing for Machine Learning Pipeline </w:t>
      </w:r>
      <w:r w:rsidR="00A94A2B">
        <w:t xml:space="preserve">      </w:t>
      </w:r>
    </w:p>
    <w:p w14:paraId="362AEFDB" w14:textId="6F91C23C" w:rsidR="000F4A44" w:rsidRPr="000F4A44" w:rsidRDefault="00BE219F" w:rsidP="00BE219F">
      <w:pPr>
        <w:jc w:val="both"/>
      </w:pPr>
      <w:del w:id="131" w:author="Minh Bui" w:date="2025-10-14T10:44:00Z" w16du:dateUtc="2025-10-13T23:44:00Z">
        <w:r w:rsidDel="00593F62">
          <w:delText>See</w:delText>
        </w:r>
        <w:r w:rsidR="000F4A44" w:rsidDel="00593F62">
          <w:delText xml:space="preserve"> </w:delText>
        </w:r>
      </w:del>
      <w:r w:rsidR="000F4A44">
        <w:t xml:space="preserve">Figure 2 </w:t>
      </w:r>
      <w:del w:id="132" w:author="Minh Bui" w:date="2025-10-14T10:44:00Z" w16du:dateUtc="2025-10-13T23:44:00Z">
        <w:r w:rsidR="000F4A44" w:rsidDel="00593F62">
          <w:delText xml:space="preserve">for a </w:delText>
        </w:r>
      </w:del>
      <w:ins w:id="133" w:author="Minh Bui" w:date="2025-10-14T10:44:00Z" w16du:dateUtc="2025-10-13T23:44:00Z">
        <w:r w:rsidR="00593F62">
          <w:t xml:space="preserve">shows </w:t>
        </w:r>
        <w:r w:rsidR="00C51AEC">
          <w:t xml:space="preserve">the </w:t>
        </w:r>
      </w:ins>
      <w:r w:rsidR="000F4A44">
        <w:t xml:space="preserve">flowchart overview of the data pre-processing process. </w:t>
      </w:r>
      <w:r>
        <w:t xml:space="preserve">Different versions of the train dataset were produced to explore the effect of various pre-processing techniques. </w:t>
      </w:r>
      <w:r w:rsidR="00720B15">
        <w:t xml:space="preserve">The distribution of data across the train and test sets was presented in Section </w:t>
      </w:r>
      <w:r w:rsidR="000302BF">
        <w:t xml:space="preserve">5.2 to give insight into model performance and generalisation. </w:t>
      </w:r>
    </w:p>
    <w:p w14:paraId="5FCAAF3F" w14:textId="082E746A" w:rsidR="0027574F" w:rsidRPr="0027574F" w:rsidRDefault="005568BC" w:rsidP="00597FBC">
      <w:pPr>
        <w:pStyle w:val="Heading3"/>
      </w:pPr>
      <w:r>
        <w:t>4.</w:t>
      </w:r>
      <w:r w:rsidR="00BB3C74">
        <w:t>3</w:t>
      </w:r>
      <w:r w:rsidR="007A65E8">
        <w:t>1</w:t>
      </w:r>
      <w:r w:rsidR="00ED32A6">
        <w:t xml:space="preserve"> Splitting Input Data into</w:t>
      </w:r>
      <w:r>
        <w:t xml:space="preserve"> Train</w:t>
      </w:r>
      <w:r w:rsidR="00F82E28">
        <w:t>/</w:t>
      </w:r>
      <w:r>
        <w:t xml:space="preserve">Test </w:t>
      </w:r>
      <w:r w:rsidR="00ED32A6">
        <w:t>Sets</w:t>
      </w:r>
    </w:p>
    <w:p w14:paraId="46798A20" w14:textId="69A68F1B" w:rsidR="002E61C9" w:rsidRDefault="00E30705" w:rsidP="00505956">
      <w:pPr>
        <w:jc w:val="both"/>
        <w:rPr>
          <w:lang w:eastAsia="en-US"/>
        </w:rPr>
      </w:pPr>
      <w:r>
        <w:rPr>
          <w:lang w:eastAsia="en-US"/>
        </w:rPr>
        <w:t>The cleaned dataset was split into train</w:t>
      </w:r>
      <w:r w:rsidR="00F82E28">
        <w:rPr>
          <w:lang w:eastAsia="en-US"/>
        </w:rPr>
        <w:t>/</w:t>
      </w:r>
      <w:r>
        <w:rPr>
          <w:lang w:eastAsia="en-US"/>
        </w:rPr>
        <w:t xml:space="preserve">test subsets </w:t>
      </w:r>
      <w:r w:rsidR="002E61C9">
        <w:rPr>
          <w:lang w:eastAsia="en-US"/>
        </w:rPr>
        <w:t xml:space="preserve">in two different ways, </w:t>
      </w:r>
      <w:r w:rsidR="00F82E28">
        <w:rPr>
          <w:lang w:eastAsia="en-US"/>
        </w:rPr>
        <w:t xml:space="preserve">where separate train/test datasets were used for </w:t>
      </w:r>
      <w:r w:rsidR="00CC5185">
        <w:rPr>
          <w:lang w:eastAsia="en-US"/>
        </w:rPr>
        <w:t>country-level</w:t>
      </w:r>
      <w:r w:rsidR="00F82E28">
        <w:rPr>
          <w:lang w:eastAsia="en-US"/>
        </w:rPr>
        <w:t xml:space="preserve"> </w:t>
      </w:r>
      <w:r w:rsidR="00CC5185">
        <w:rPr>
          <w:lang w:eastAsia="en-US"/>
        </w:rPr>
        <w:t>prediction</w:t>
      </w:r>
      <w:r w:rsidR="00F82E28">
        <w:rPr>
          <w:lang w:eastAsia="en-US"/>
        </w:rPr>
        <w:t xml:space="preserve"> </w:t>
      </w:r>
      <w:ins w:id="134" w:author="Minh Bui" w:date="2025-10-14T10:50:00Z" w16du:dateUtc="2025-10-13T23:50:00Z">
        <w:r w:rsidR="00432259">
          <w:rPr>
            <w:lang w:eastAsia="en-US"/>
          </w:rPr>
          <w:t xml:space="preserve">(Figure 6a) </w:t>
        </w:r>
      </w:ins>
      <w:r w:rsidR="00F82E28">
        <w:rPr>
          <w:lang w:eastAsia="en-US"/>
        </w:rPr>
        <w:t xml:space="preserve">and </w:t>
      </w:r>
      <w:r w:rsidR="00CC5185">
        <w:rPr>
          <w:lang w:eastAsia="en-US"/>
        </w:rPr>
        <w:t>forecasting</w:t>
      </w:r>
      <w:r w:rsidR="00F82E28">
        <w:rPr>
          <w:lang w:eastAsia="en-US"/>
        </w:rPr>
        <w:t xml:space="preserve"> (</w:t>
      </w:r>
      <w:del w:id="135" w:author="Minh Bui" w:date="2025-10-14T10:50:00Z" w16du:dateUtc="2025-10-13T23:50:00Z">
        <w:r w:rsidR="00F82E28" w:rsidDel="00432259">
          <w:rPr>
            <w:lang w:eastAsia="en-US"/>
          </w:rPr>
          <w:delText xml:space="preserve">see </w:delText>
        </w:r>
      </w:del>
      <w:r w:rsidR="00F82E28">
        <w:rPr>
          <w:lang w:eastAsia="en-US"/>
        </w:rPr>
        <w:t>Figure 6</w:t>
      </w:r>
      <w:ins w:id="136" w:author="Minh Bui" w:date="2025-10-14T10:50:00Z" w16du:dateUtc="2025-10-13T23:50:00Z">
        <w:r w:rsidR="00432259">
          <w:rPr>
            <w:lang w:eastAsia="en-US"/>
          </w:rPr>
          <w:t>b</w:t>
        </w:r>
      </w:ins>
      <w:r w:rsidR="00F82E28">
        <w:rPr>
          <w:lang w:eastAsia="en-US"/>
        </w:rPr>
        <w:t xml:space="preserve">). </w:t>
      </w:r>
    </w:p>
    <w:p w14:paraId="5C8FBC70" w14:textId="77777777" w:rsidR="00100A17" w:rsidRDefault="00100A17" w:rsidP="00505956">
      <w:pPr>
        <w:jc w:val="both"/>
        <w:rPr>
          <w:lang w:eastAsia="en-US"/>
        </w:rPr>
      </w:pPr>
    </w:p>
    <w:p w14:paraId="3F43820B" w14:textId="5A5A20CE" w:rsidR="00373C10" w:rsidRDefault="007505D1" w:rsidP="007505D1">
      <w:pPr>
        <w:jc w:val="center"/>
        <w:rPr>
          <w:lang w:eastAsia="en-US"/>
        </w:rPr>
      </w:pPr>
      <w:r>
        <w:rPr>
          <w:noProof/>
          <w14:ligatures w14:val="standardContextual"/>
        </w:rPr>
        <mc:AlternateContent>
          <mc:Choice Requires="wps">
            <w:drawing>
              <wp:anchor distT="0" distB="0" distL="114300" distR="114300" simplePos="0" relativeHeight="251658243" behindDoc="0" locked="0" layoutInCell="1" allowOverlap="1" wp14:anchorId="1DB78515" wp14:editId="66A5CAE1">
                <wp:simplePos x="0" y="0"/>
                <wp:positionH relativeFrom="column">
                  <wp:posOffset>489600</wp:posOffset>
                </wp:positionH>
                <wp:positionV relativeFrom="paragraph">
                  <wp:posOffset>0</wp:posOffset>
                </wp:positionV>
                <wp:extent cx="338400" cy="323133"/>
                <wp:effectExtent l="0" t="0" r="0" b="0"/>
                <wp:wrapNone/>
                <wp:docPr id="1884786318" name="Text Box 1"/>
                <wp:cNvGraphicFramePr/>
                <a:graphic xmlns:a="http://schemas.openxmlformats.org/drawingml/2006/main">
                  <a:graphicData uri="http://schemas.microsoft.com/office/word/2010/wordprocessingShape">
                    <wps:wsp>
                      <wps:cNvSpPr txBox="1"/>
                      <wps:spPr>
                        <a:xfrm>
                          <a:off x="0" y="0"/>
                          <a:ext cx="338400"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78490F" w14:textId="0D9F0370" w:rsidR="007505D1" w:rsidRDefault="007505D1" w:rsidP="007505D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78515" id="Text Box 1" o:spid="_x0000_s1032" type="#_x0000_t202" style="position:absolute;left:0;text-align:left;margin-left:38.55pt;margin-top:0;width:26.65pt;height:25.4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" filled="f" stroked="f">
                <v:textbox>
                  <w:txbxContent>
                    <w:p w14:paraId="0578490F" w14:textId="0D9F0370" w:rsidR="007505D1" w:rsidRDefault="007505D1" w:rsidP="007505D1">
                      <w:r>
                        <w:t>a)</w:t>
                      </w:r>
                    </w:p>
                  </w:txbxContent>
                </v:textbox>
              </v:shape>
            </w:pict>
          </mc:Fallback>
        </mc:AlternateContent>
      </w:r>
      <w:commentRangeStart w:id="137"/>
      <w:r w:rsidRPr="007505D1">
        <w:rPr>
          <w:noProof/>
          <w:lang w:eastAsia="en-US"/>
        </w:rPr>
        <w:drawing>
          <wp:inline distT="0" distB="0" distL="0" distR="0" wp14:anchorId="27719A4A" wp14:editId="241FDF44">
            <wp:extent cx="3629891" cy="1497239"/>
            <wp:effectExtent l="0" t="0" r="2540" b="1905"/>
            <wp:docPr id="279483680" name="Picture 1" descr="A yellow and blu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83680" name="Picture 1" descr="A yellow and blue chart&#10;&#10;AI-generated content may be incorrect."/>
                    <pic:cNvPicPr/>
                  </pic:nvPicPr>
                  <pic:blipFill>
                    <a:blip r:embed="rId19"/>
                    <a:stretch>
                      <a:fillRect/>
                    </a:stretch>
                  </pic:blipFill>
                  <pic:spPr>
                    <a:xfrm>
                      <a:off x="0" y="0"/>
                      <a:ext cx="3811500" cy="1572148"/>
                    </a:xfrm>
                    <a:prstGeom prst="rect">
                      <a:avLst/>
                    </a:prstGeom>
                  </pic:spPr>
                </pic:pic>
              </a:graphicData>
            </a:graphic>
          </wp:inline>
        </w:drawing>
      </w:r>
      <w:commentRangeEnd w:id="137"/>
      <w:r w:rsidR="000D7DDB">
        <w:rPr>
          <w:rStyle w:val="CommentReference"/>
        </w:rPr>
        <w:commentReference w:id="137"/>
      </w:r>
    </w:p>
    <w:p w14:paraId="6B830C99" w14:textId="4EA9700D" w:rsidR="00100A17" w:rsidRDefault="00461F94" w:rsidP="007505D1">
      <w:pPr>
        <w:jc w:val="center"/>
        <w:rPr>
          <w:lang w:eastAsia="en-US"/>
        </w:rPr>
      </w:pPr>
      <w:r>
        <w:rPr>
          <w:noProof/>
          <w14:ligatures w14:val="standardContextual"/>
        </w:rPr>
        <mc:AlternateContent>
          <mc:Choice Requires="wps">
            <w:drawing>
              <wp:anchor distT="0" distB="0" distL="114300" distR="114300" simplePos="0" relativeHeight="251658244" behindDoc="0" locked="0" layoutInCell="1" allowOverlap="1" wp14:anchorId="3DF2A5D5" wp14:editId="764EAC6F">
                <wp:simplePos x="0" y="0"/>
                <wp:positionH relativeFrom="column">
                  <wp:posOffset>828040</wp:posOffset>
                </wp:positionH>
                <wp:positionV relativeFrom="paragraph">
                  <wp:posOffset>130982</wp:posOffset>
                </wp:positionV>
                <wp:extent cx="338400" cy="323133"/>
                <wp:effectExtent l="0" t="0" r="0" b="0"/>
                <wp:wrapNone/>
                <wp:docPr id="839115352" name="Text Box 1"/>
                <wp:cNvGraphicFramePr/>
                <a:graphic xmlns:a="http://schemas.openxmlformats.org/drawingml/2006/main">
                  <a:graphicData uri="http://schemas.microsoft.com/office/word/2010/wordprocessingShape">
                    <wps:wsp>
                      <wps:cNvSpPr txBox="1"/>
                      <wps:spPr>
                        <a:xfrm>
                          <a:off x="0" y="0"/>
                          <a:ext cx="338400"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159E9A" w14:textId="039CD211" w:rsidR="007505D1" w:rsidRDefault="007505D1" w:rsidP="007505D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2A5D5" id="_x0000_s1033" type="#_x0000_t202" style="position:absolute;left:0;text-align:left;margin-left:65.2pt;margin-top:10.3pt;width:26.65pt;height:25.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" filled="f" stroked="f">
                <v:textbox>
                  <w:txbxContent>
                    <w:p w14:paraId="11159E9A" w14:textId="039CD211" w:rsidR="007505D1" w:rsidRDefault="007505D1" w:rsidP="007505D1">
                      <w:r>
                        <w:t>b)</w:t>
                      </w:r>
                    </w:p>
                  </w:txbxContent>
                </v:textbox>
              </v:shape>
            </w:pict>
          </mc:Fallback>
        </mc:AlternateContent>
      </w:r>
      <w:r w:rsidR="00100A17" w:rsidRPr="00100A17">
        <w:rPr>
          <w:noProof/>
          <w:lang w:eastAsia="en-US"/>
        </w:rPr>
        <w:drawing>
          <wp:inline distT="0" distB="0" distL="0" distR="0" wp14:anchorId="5FF2F31D" wp14:editId="0E24B914">
            <wp:extent cx="2964577" cy="2237509"/>
            <wp:effectExtent l="0" t="0" r="0" b="0"/>
            <wp:docPr id="76088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82885" name="Picture 1"/>
                    <pic:cNvPicPr/>
                  </pic:nvPicPr>
                  <pic:blipFill>
                    <a:blip r:embed="rId20"/>
                    <a:stretch>
                      <a:fillRect/>
                    </a:stretch>
                  </pic:blipFill>
                  <pic:spPr>
                    <a:xfrm>
                      <a:off x="0" y="0"/>
                      <a:ext cx="3029746" cy="2286695"/>
                    </a:xfrm>
                    <a:prstGeom prst="rect">
                      <a:avLst/>
                    </a:prstGeom>
                  </pic:spPr>
                </pic:pic>
              </a:graphicData>
            </a:graphic>
          </wp:inline>
        </w:drawing>
      </w:r>
    </w:p>
    <w:p w14:paraId="15A76599" w14:textId="77D37BD0" w:rsidR="0057467E" w:rsidRPr="008B2109" w:rsidRDefault="0057467E" w:rsidP="00505956">
      <w:pPr>
        <w:jc w:val="both"/>
        <w:rPr>
          <w:sz w:val="22"/>
          <w:szCs w:val="22"/>
        </w:rPr>
      </w:pPr>
      <w:commentRangeStart w:id="138"/>
      <w:r w:rsidRPr="008B2109">
        <w:rPr>
          <w:b/>
          <w:bCs/>
          <w:sz w:val="22"/>
          <w:szCs w:val="22"/>
        </w:rPr>
        <w:t xml:space="preserve">Figure </w:t>
      </w:r>
      <w:r w:rsidR="00F82E28" w:rsidRPr="008B2109">
        <w:rPr>
          <w:b/>
          <w:bCs/>
          <w:sz w:val="22"/>
          <w:szCs w:val="22"/>
        </w:rPr>
        <w:t>6</w:t>
      </w:r>
      <w:r w:rsidRPr="008B2109">
        <w:rPr>
          <w:b/>
          <w:bCs/>
          <w:sz w:val="22"/>
          <w:szCs w:val="22"/>
        </w:rPr>
        <w:t>:</w:t>
      </w:r>
      <w:commentRangeEnd w:id="138"/>
      <w:r w:rsidR="008A54EB">
        <w:rPr>
          <w:rStyle w:val="CommentReference"/>
        </w:rPr>
        <w:commentReference w:id="138"/>
      </w:r>
      <w:r w:rsidRPr="008B2109">
        <w:rPr>
          <w:sz w:val="22"/>
          <w:szCs w:val="22"/>
        </w:rPr>
        <w:t xml:space="preserve"> Visualisation of </w:t>
      </w:r>
      <w:r w:rsidR="008346DC" w:rsidRPr="008B2109">
        <w:rPr>
          <w:sz w:val="22"/>
          <w:szCs w:val="22"/>
        </w:rPr>
        <w:t xml:space="preserve">train/test split for a) </w:t>
      </w:r>
      <w:r w:rsidR="00CC5185" w:rsidRPr="008B2109">
        <w:rPr>
          <w:sz w:val="22"/>
          <w:szCs w:val="22"/>
        </w:rPr>
        <w:t>country-level prediction</w:t>
      </w:r>
      <w:r w:rsidR="008346DC" w:rsidRPr="008B2109">
        <w:rPr>
          <w:sz w:val="22"/>
          <w:szCs w:val="22"/>
        </w:rPr>
        <w:t xml:space="preserve"> and b) </w:t>
      </w:r>
      <w:r w:rsidR="00CC5185" w:rsidRPr="008B2109">
        <w:rPr>
          <w:sz w:val="22"/>
          <w:szCs w:val="22"/>
        </w:rPr>
        <w:t>forecasting</w:t>
      </w:r>
      <w:r w:rsidR="008346DC" w:rsidRPr="008B2109">
        <w:rPr>
          <w:sz w:val="22"/>
          <w:szCs w:val="22"/>
        </w:rPr>
        <w:t>.</w:t>
      </w:r>
    </w:p>
    <w:p w14:paraId="218A09F5" w14:textId="77777777" w:rsidR="00C847BC" w:rsidRDefault="00C847BC" w:rsidP="00505956">
      <w:pPr>
        <w:jc w:val="both"/>
        <w:rPr>
          <w:lang w:eastAsia="en-US"/>
        </w:rPr>
      </w:pPr>
    </w:p>
    <w:p w14:paraId="0F0B3164" w14:textId="1E774DB9" w:rsidR="00C847BC" w:rsidRPr="00CE76D1" w:rsidRDefault="00CE76D1" w:rsidP="00CE76D1">
      <w:pPr>
        <w:pStyle w:val="Heading4"/>
        <w:rPr>
          <w:i w:val="0"/>
          <w:iCs w:val="0"/>
        </w:rPr>
      </w:pPr>
      <w:r>
        <w:rPr>
          <w:i w:val="0"/>
          <w:iCs w:val="0"/>
        </w:rPr>
        <w:t>4.3</w:t>
      </w:r>
      <w:r w:rsidR="006106E8">
        <w:rPr>
          <w:i w:val="0"/>
          <w:iCs w:val="0"/>
        </w:rPr>
        <w:t xml:space="preserve">11 </w:t>
      </w:r>
      <w:r w:rsidR="00CC5185">
        <w:t xml:space="preserve">Country-Level Prediction </w:t>
      </w:r>
      <w:r w:rsidR="001F4305" w:rsidRPr="00CE76D1">
        <w:rPr>
          <w:i w:val="0"/>
          <w:iCs w:val="0"/>
        </w:rPr>
        <w:t>(</w:t>
      </w:r>
      <w:r w:rsidR="00CC5185">
        <w:rPr>
          <w:i w:val="0"/>
          <w:iCs w:val="0"/>
        </w:rPr>
        <w:t>CLP</w:t>
      </w:r>
      <w:r w:rsidR="001F4305" w:rsidRPr="00CE76D1">
        <w:rPr>
          <w:i w:val="0"/>
          <w:iCs w:val="0"/>
        </w:rPr>
        <w:t>)</w:t>
      </w:r>
      <w:r w:rsidR="00C847BC" w:rsidRPr="00CE76D1">
        <w:rPr>
          <w:i w:val="0"/>
          <w:iCs w:val="0"/>
        </w:rPr>
        <w:t>:</w:t>
      </w:r>
    </w:p>
    <w:p w14:paraId="3C1ECC7F" w14:textId="3174995F" w:rsidR="009C7C97" w:rsidRPr="00C908F4" w:rsidRDefault="008C37FD" w:rsidP="00C847BC">
      <w:pPr>
        <w:jc w:val="both"/>
      </w:pPr>
      <w:r>
        <w:rPr>
          <w:bCs/>
        </w:rPr>
        <w:t>The</w:t>
      </w:r>
      <w:r w:rsidR="00D116B4">
        <w:rPr>
          <w:bCs/>
        </w:rPr>
        <w:t xml:space="preserve"> primar</w:t>
      </w:r>
      <w:r>
        <w:rPr>
          <w:bCs/>
        </w:rPr>
        <w:t>y</w:t>
      </w:r>
      <w:r w:rsidR="00D116B4">
        <w:rPr>
          <w:bCs/>
        </w:rPr>
        <w:t xml:space="preserve"> aim of this thesis </w:t>
      </w:r>
      <w:r>
        <w:rPr>
          <w:bCs/>
        </w:rPr>
        <w:t>was</w:t>
      </w:r>
      <w:r w:rsidR="00D116B4">
        <w:rPr>
          <w:bCs/>
        </w:rPr>
        <w:t xml:space="preserve"> to predict MMR estimates </w:t>
      </w:r>
      <w:r w:rsidR="00814C00">
        <w:rPr>
          <w:bCs/>
        </w:rPr>
        <w:t>for countr</w:t>
      </w:r>
      <w:r>
        <w:rPr>
          <w:bCs/>
        </w:rPr>
        <w:t>ies</w:t>
      </w:r>
      <w:r w:rsidR="00814C00">
        <w:rPr>
          <w:bCs/>
        </w:rPr>
        <w:t xml:space="preserve"> with sparse data. To achieve this purpose, I </w:t>
      </w:r>
      <w:r w:rsidR="009C7C97">
        <w:rPr>
          <w:bCs/>
        </w:rPr>
        <w:t>split the input data</w:t>
      </w:r>
      <w:r w:rsidR="00F82E28">
        <w:rPr>
          <w:bCs/>
        </w:rPr>
        <w:t>set</w:t>
      </w:r>
      <w:r w:rsidR="009C7C97">
        <w:rPr>
          <w:bCs/>
        </w:rPr>
        <w:t xml:space="preserve"> </w:t>
      </w:r>
      <w:r w:rsidR="000027CC">
        <w:rPr>
          <w:bCs/>
        </w:rPr>
        <w:t xml:space="preserve">so </w:t>
      </w:r>
      <w:r w:rsidR="00F82E28">
        <w:rPr>
          <w:bCs/>
        </w:rPr>
        <w:t>all data from</w:t>
      </w:r>
      <w:r w:rsidR="000027CC">
        <w:rPr>
          <w:bCs/>
        </w:rPr>
        <w:t xml:space="preserve"> </w:t>
      </w:r>
      <w:r w:rsidR="00F82E28">
        <w:rPr>
          <w:bCs/>
        </w:rPr>
        <w:t>a</w:t>
      </w:r>
      <w:r w:rsidR="000027CC">
        <w:rPr>
          <w:bCs/>
        </w:rPr>
        <w:t xml:space="preserve"> </w:t>
      </w:r>
      <w:r w:rsidR="00F82E28">
        <w:rPr>
          <w:bCs/>
        </w:rPr>
        <w:t>specific</w:t>
      </w:r>
      <w:r w:rsidR="000027CC">
        <w:rPr>
          <w:bCs/>
        </w:rPr>
        <w:t xml:space="preserve"> country </w:t>
      </w:r>
      <w:r w:rsidR="00F82E28">
        <w:rPr>
          <w:bCs/>
        </w:rPr>
        <w:t>was</w:t>
      </w:r>
      <w:r w:rsidR="000027CC">
        <w:rPr>
          <w:bCs/>
        </w:rPr>
        <w:t xml:space="preserve"> in </w:t>
      </w:r>
      <w:r w:rsidR="00F82E28">
        <w:rPr>
          <w:bCs/>
        </w:rPr>
        <w:t xml:space="preserve">either </w:t>
      </w:r>
      <w:r w:rsidR="000027CC">
        <w:rPr>
          <w:bCs/>
        </w:rPr>
        <w:t>the train or test set.</w:t>
      </w:r>
      <w:r w:rsidR="001832FD">
        <w:rPr>
          <w:bCs/>
        </w:rPr>
        <w:t xml:space="preserve"> This </w:t>
      </w:r>
      <w:r w:rsidR="00305445">
        <w:rPr>
          <w:bCs/>
        </w:rPr>
        <w:t>simulate</w:t>
      </w:r>
      <w:r w:rsidR="00F82E28">
        <w:rPr>
          <w:bCs/>
        </w:rPr>
        <w:t>d</w:t>
      </w:r>
      <w:r w:rsidR="001832FD">
        <w:rPr>
          <w:bCs/>
        </w:rPr>
        <w:t xml:space="preserve"> the scenario where the model is trained on data </w:t>
      </w:r>
      <w:r w:rsidR="00305445">
        <w:rPr>
          <w:bCs/>
        </w:rPr>
        <w:t>from</w:t>
      </w:r>
      <w:r w:rsidR="001832FD">
        <w:rPr>
          <w:bCs/>
        </w:rPr>
        <w:t xml:space="preserve"> countries with data collection </w:t>
      </w:r>
      <w:r w:rsidR="00305445">
        <w:rPr>
          <w:bCs/>
        </w:rPr>
        <w:t xml:space="preserve">services and is then used to predict MMR estimates for countries </w:t>
      </w:r>
      <w:commentRangeStart w:id="139"/>
      <w:r w:rsidR="00305445">
        <w:rPr>
          <w:bCs/>
        </w:rPr>
        <w:t>with no data</w:t>
      </w:r>
      <w:commentRangeEnd w:id="139"/>
      <w:r w:rsidR="0054757E">
        <w:rPr>
          <w:rStyle w:val="CommentReference"/>
        </w:rPr>
        <w:commentReference w:id="139"/>
      </w:r>
      <w:r w:rsidR="00305445">
        <w:rPr>
          <w:bCs/>
        </w:rPr>
        <w:t xml:space="preserve">. </w:t>
      </w:r>
      <w:r w:rsidR="007B5C97">
        <w:t xml:space="preserve">Models trained in this way could inform policy makers about their </w:t>
      </w:r>
      <w:r w:rsidR="00C908F4">
        <w:t>country’s</w:t>
      </w:r>
      <w:r w:rsidR="007B5C97">
        <w:t xml:space="preserve"> </w:t>
      </w:r>
      <w:r w:rsidR="00C908F4">
        <w:t>maternal</w:t>
      </w:r>
      <w:r w:rsidR="007B5C97">
        <w:t xml:space="preserve"> health status.</w:t>
      </w:r>
      <w:r w:rsidR="00C908F4">
        <w:t xml:space="preserve"> </w:t>
      </w:r>
      <w:r w:rsidR="00305445">
        <w:rPr>
          <w:bCs/>
        </w:rPr>
        <w:t xml:space="preserve">Additionally, splitting the input data by country </w:t>
      </w:r>
      <w:r w:rsidR="008B7D85">
        <w:rPr>
          <w:bCs/>
        </w:rPr>
        <w:t>prevent</w:t>
      </w:r>
      <w:r w:rsidR="00F82E28">
        <w:rPr>
          <w:bCs/>
        </w:rPr>
        <w:t>ed</w:t>
      </w:r>
      <w:r w:rsidR="008B7D85">
        <w:rPr>
          <w:bCs/>
        </w:rPr>
        <w:t xml:space="preserve"> data leakage by </w:t>
      </w:r>
      <w:r w:rsidR="000027CC">
        <w:rPr>
          <w:bCs/>
        </w:rPr>
        <w:t>preserv</w:t>
      </w:r>
      <w:r w:rsidR="008B7D85">
        <w:rPr>
          <w:bCs/>
        </w:rPr>
        <w:t>ing</w:t>
      </w:r>
      <w:r w:rsidR="000027CC">
        <w:rPr>
          <w:bCs/>
        </w:rPr>
        <w:t xml:space="preserve"> independence between </w:t>
      </w:r>
      <w:r w:rsidR="008B7D85">
        <w:rPr>
          <w:bCs/>
        </w:rPr>
        <w:t xml:space="preserve">the train and </w:t>
      </w:r>
      <w:r w:rsidR="002E53EB">
        <w:rPr>
          <w:bCs/>
        </w:rPr>
        <w:t>test</w:t>
      </w:r>
      <w:r w:rsidR="008B7D85">
        <w:rPr>
          <w:bCs/>
        </w:rPr>
        <w:t xml:space="preserve"> </w:t>
      </w:r>
      <w:r w:rsidR="000027CC">
        <w:rPr>
          <w:bCs/>
        </w:rPr>
        <w:t>sets.</w:t>
      </w:r>
    </w:p>
    <w:p w14:paraId="27073BAA" w14:textId="77777777" w:rsidR="00F45A36" w:rsidRDefault="00F45A36" w:rsidP="00C847BC">
      <w:pPr>
        <w:jc w:val="both"/>
        <w:rPr>
          <w:bCs/>
        </w:rPr>
      </w:pPr>
    </w:p>
    <w:p w14:paraId="4456DECF" w14:textId="2D1CC1F5" w:rsidR="007C540E" w:rsidRDefault="008B0FF7" w:rsidP="00C847BC">
      <w:pPr>
        <w:jc w:val="both"/>
      </w:pPr>
      <w:r>
        <w:t>Each c</w:t>
      </w:r>
      <w:r w:rsidR="008F313A">
        <w:t>ountr</w:t>
      </w:r>
      <w:r>
        <w:t>y in the input dataset was</w:t>
      </w:r>
      <w:r w:rsidR="008F313A">
        <w:t xml:space="preserve"> classified</w:t>
      </w:r>
      <w:r w:rsidR="00C10BDE">
        <w:t xml:space="preserve"> as high</w:t>
      </w:r>
      <w:r w:rsidR="00673DFD">
        <w:t>-</w:t>
      </w:r>
      <w:r w:rsidR="00C10BDE">
        <w:t>income, upper</w:t>
      </w:r>
      <w:r w:rsidR="00F82E28">
        <w:t>-</w:t>
      </w:r>
      <w:r w:rsidR="00C10BDE">
        <w:t>middle income, lower</w:t>
      </w:r>
      <w:r w:rsidR="00F82E28">
        <w:t>-</w:t>
      </w:r>
      <w:r w:rsidR="00C10BDE">
        <w:t>middle income, or low</w:t>
      </w:r>
      <w:r w:rsidR="00673DFD">
        <w:t>-</w:t>
      </w:r>
      <w:r w:rsidR="00C10BDE">
        <w:t>income</w:t>
      </w:r>
      <w:r w:rsidR="008F313A">
        <w:t xml:space="preserve"> by the World Bank</w:t>
      </w:r>
      <w:r w:rsidR="00C10BDE">
        <w:t xml:space="preserve">. </w:t>
      </w:r>
      <w:r w:rsidR="00101EA1">
        <w:t>I split the original dataset into 4</w:t>
      </w:r>
      <w:r w:rsidR="0001377A">
        <w:t xml:space="preserve"> subsets, each containing all countries from a specific income level. Each of these subsets </w:t>
      </w:r>
      <w:r w:rsidR="00F82E28">
        <w:t>were</w:t>
      </w:r>
      <w:r w:rsidR="0001377A">
        <w:t xml:space="preserve"> split into </w:t>
      </w:r>
      <w:r w:rsidR="00B553B7">
        <w:t>train/test datasets in a 90:10 ratio.</w:t>
      </w:r>
      <w:r w:rsidR="00673DFD">
        <w:t xml:space="preserve"> The 4 train sets were merged into one complete train set</w:t>
      </w:r>
      <w:r w:rsidR="00615700">
        <w:t>, and the 4 test sets were merged into a complete test set</w:t>
      </w:r>
      <w:r w:rsidR="00F82E28">
        <w:t xml:space="preserve"> (see Figure 6a)</w:t>
      </w:r>
      <w:r w:rsidR="00615700">
        <w:t>.</w:t>
      </w:r>
      <w:r w:rsidR="006B47E2">
        <w:t xml:space="preserve"> T</w:t>
      </w:r>
      <w:r w:rsidR="00F57F6B">
        <w:t xml:space="preserve">his ensured that </w:t>
      </w:r>
      <w:r w:rsidR="00F82E28">
        <w:t>samples from each income level were in both the train and test sets to allow</w:t>
      </w:r>
      <w:r w:rsidR="00F56348">
        <w:t xml:space="preserve"> the test set </w:t>
      </w:r>
      <w:r w:rsidR="00F82E28">
        <w:t>to effectively</w:t>
      </w:r>
      <w:r w:rsidR="00F56348">
        <w:t xml:space="preserve"> evaluate </w:t>
      </w:r>
      <w:r w:rsidR="006A5CEE">
        <w:t>whether the</w:t>
      </w:r>
      <w:r w:rsidR="00F56348">
        <w:t xml:space="preserve"> model</w:t>
      </w:r>
      <w:r w:rsidR="006A5CEE">
        <w:t xml:space="preserve"> could</w:t>
      </w:r>
      <w:r w:rsidR="00F56348">
        <w:t xml:space="preserve"> generalis</w:t>
      </w:r>
      <w:r w:rsidR="006A5CEE">
        <w:t>e to different income levels</w:t>
      </w:r>
      <w:r w:rsidR="00F56348">
        <w:t>.</w:t>
      </w:r>
      <w:r w:rsidR="00F82E28">
        <w:t xml:space="preserve"> </w:t>
      </w:r>
      <w:r w:rsidR="00A00799">
        <w:t>However, e</w:t>
      </w:r>
      <w:r w:rsidR="00470159">
        <w:t>nsuring</w:t>
      </w:r>
      <w:r w:rsidR="00657869">
        <w:t xml:space="preserve"> all data from the same country was in</w:t>
      </w:r>
      <w:r w:rsidR="006A5CEE">
        <w:t xml:space="preserve"> either</w:t>
      </w:r>
      <w:r w:rsidR="00657869">
        <w:t xml:space="preserve"> the train or test</w:t>
      </w:r>
      <w:r w:rsidR="006B47E2">
        <w:t xml:space="preserve"> </w:t>
      </w:r>
      <w:r w:rsidR="00657869">
        <w:t>set</w:t>
      </w:r>
      <w:r w:rsidR="00470159">
        <w:t xml:space="preserve"> meant the train/test split was not exactly 90:10. Instead</w:t>
      </w:r>
      <w:r w:rsidR="00F82E28">
        <w:t>,</w:t>
      </w:r>
      <w:r w:rsidR="00470159">
        <w:t xml:space="preserve"> the </w:t>
      </w:r>
      <w:r w:rsidR="007C540E">
        <w:t>true</w:t>
      </w:r>
      <w:r w:rsidR="00470159">
        <w:t xml:space="preserve"> </w:t>
      </w:r>
      <w:r w:rsidR="00A170EC">
        <w:t xml:space="preserve">ratio </w:t>
      </w:r>
      <w:r w:rsidR="007C540E">
        <w:t>was within</w:t>
      </w:r>
      <w:r w:rsidR="00470159">
        <w:t xml:space="preserve"> one or two percent </w:t>
      </w:r>
      <w:r w:rsidR="007C540E">
        <w:t>of 90:10</w:t>
      </w:r>
      <w:r w:rsidR="00470159">
        <w:t xml:space="preserve">, as the number of rows per </w:t>
      </w:r>
      <w:r w:rsidR="007C540E">
        <w:t>country</w:t>
      </w:r>
      <w:r w:rsidR="00470159">
        <w:t xml:space="preserve"> did not allow </w:t>
      </w:r>
      <w:r w:rsidR="007C540E">
        <w:t>an exact 90:10</w:t>
      </w:r>
      <w:r w:rsidR="00470159">
        <w:t xml:space="preserve"> split.</w:t>
      </w:r>
    </w:p>
    <w:p w14:paraId="29D7CB6E" w14:textId="77777777" w:rsidR="0057467E" w:rsidRPr="0057467E" w:rsidRDefault="0057467E" w:rsidP="00C847BC">
      <w:pPr>
        <w:jc w:val="both"/>
      </w:pPr>
    </w:p>
    <w:p w14:paraId="6DB952CD" w14:textId="5B3A54D3" w:rsidR="000E7503" w:rsidRPr="00CE76D1" w:rsidRDefault="000E7503" w:rsidP="000E7503">
      <w:pPr>
        <w:pStyle w:val="Heading4"/>
        <w:rPr>
          <w:i w:val="0"/>
          <w:iCs w:val="0"/>
        </w:rPr>
      </w:pPr>
      <w:r>
        <w:rPr>
          <w:i w:val="0"/>
          <w:iCs w:val="0"/>
        </w:rPr>
        <w:t xml:space="preserve">4.312 </w:t>
      </w:r>
      <w:r w:rsidR="00CC5185">
        <w:rPr>
          <w:i w:val="0"/>
          <w:iCs w:val="0"/>
        </w:rPr>
        <w:t>Forecasting</w:t>
      </w:r>
      <w:del w:id="140" w:author="Minh Bui" w:date="2025-10-14T11:02:00Z" w16du:dateUtc="2025-10-14T00:02:00Z">
        <w:r w:rsidRPr="00CE76D1" w:rsidDel="00C270B9">
          <w:rPr>
            <w:i w:val="0"/>
            <w:iCs w:val="0"/>
          </w:rPr>
          <w:delText>:</w:delText>
        </w:r>
      </w:del>
    </w:p>
    <w:p w14:paraId="270259EE" w14:textId="2A4817C1" w:rsidR="0016332B" w:rsidRDefault="001E4A82" w:rsidP="00C847BC">
      <w:pPr>
        <w:jc w:val="both"/>
        <w:rPr>
          <w:bCs/>
        </w:rPr>
      </w:pPr>
      <w:r>
        <w:rPr>
          <w:bCs/>
        </w:rPr>
        <w:t xml:space="preserve">Another </w:t>
      </w:r>
      <w:r w:rsidR="003038A5">
        <w:rPr>
          <w:bCs/>
        </w:rPr>
        <w:t>aim</w:t>
      </w:r>
      <w:r>
        <w:rPr>
          <w:bCs/>
        </w:rPr>
        <w:t xml:space="preserve"> in this</w:t>
      </w:r>
      <w:r w:rsidR="001B23D9">
        <w:rPr>
          <w:bCs/>
        </w:rPr>
        <w:t xml:space="preserve"> thesis </w:t>
      </w:r>
      <w:r>
        <w:rPr>
          <w:bCs/>
        </w:rPr>
        <w:t>was</w:t>
      </w:r>
      <w:r w:rsidR="001B23D9">
        <w:rPr>
          <w:bCs/>
        </w:rPr>
        <w:t xml:space="preserve"> to </w:t>
      </w:r>
      <w:r w:rsidR="005E39E6">
        <w:rPr>
          <w:bCs/>
        </w:rPr>
        <w:t xml:space="preserve">train models to </w:t>
      </w:r>
      <w:r w:rsidR="001B23D9">
        <w:rPr>
          <w:bCs/>
        </w:rPr>
        <w:t>forecast MMR</w:t>
      </w:r>
      <w:r w:rsidR="005E39E6">
        <w:rPr>
          <w:bCs/>
        </w:rPr>
        <w:t>. These forecasts</w:t>
      </w:r>
      <w:r w:rsidR="001B23D9">
        <w:rPr>
          <w:bCs/>
        </w:rPr>
        <w:t xml:space="preserve"> </w:t>
      </w:r>
      <w:r w:rsidR="005E39E6">
        <w:rPr>
          <w:bCs/>
        </w:rPr>
        <w:t>c</w:t>
      </w:r>
      <w:r w:rsidR="001B23D9">
        <w:rPr>
          <w:bCs/>
        </w:rPr>
        <w:t>ould give policy-makers information about future MMR trends</w:t>
      </w:r>
      <w:r w:rsidR="004F6CD8">
        <w:rPr>
          <w:bCs/>
        </w:rPr>
        <w:t xml:space="preserve"> as well as allow researchers to </w:t>
      </w:r>
      <w:r w:rsidR="00897509">
        <w:rPr>
          <w:bCs/>
        </w:rPr>
        <w:t>predict</w:t>
      </w:r>
      <w:r w:rsidR="004F6CD8">
        <w:rPr>
          <w:bCs/>
        </w:rPr>
        <w:t xml:space="preserve"> the effects of candidate policies</w:t>
      </w:r>
      <w:r w:rsidR="001B23D9">
        <w:rPr>
          <w:bCs/>
        </w:rPr>
        <w:t xml:space="preserve">. </w:t>
      </w:r>
      <w:r w:rsidR="0016332B">
        <w:rPr>
          <w:bCs/>
        </w:rPr>
        <w:t xml:space="preserve">I simulated this scenario by </w:t>
      </w:r>
      <w:r w:rsidR="005E39E6">
        <w:rPr>
          <w:bCs/>
        </w:rPr>
        <w:t xml:space="preserve">placing </w:t>
      </w:r>
      <w:r w:rsidR="00B441AB">
        <w:rPr>
          <w:bCs/>
        </w:rPr>
        <w:t>all data from 1985-2014 in the train set and all data from 2015-2018 in the test set</w:t>
      </w:r>
      <w:r w:rsidR="006A5CEE">
        <w:rPr>
          <w:bCs/>
        </w:rPr>
        <w:t xml:space="preserve"> (see Figure 6b)</w:t>
      </w:r>
      <w:r w:rsidR="00B441AB">
        <w:rPr>
          <w:bCs/>
        </w:rPr>
        <w:t xml:space="preserve">. </w:t>
      </w:r>
      <w:r w:rsidR="003038A5">
        <w:rPr>
          <w:bCs/>
        </w:rPr>
        <w:t>The goal of this strategy was</w:t>
      </w:r>
      <w:r w:rsidR="00B441AB">
        <w:rPr>
          <w:bCs/>
        </w:rPr>
        <w:t xml:space="preserve"> </w:t>
      </w:r>
      <w:r w:rsidR="003038A5">
        <w:rPr>
          <w:bCs/>
        </w:rPr>
        <w:t>for</w:t>
      </w:r>
      <w:r w:rsidR="00B441AB">
        <w:rPr>
          <w:bCs/>
        </w:rPr>
        <w:t xml:space="preserve"> </w:t>
      </w:r>
      <w:r w:rsidR="00444E60">
        <w:rPr>
          <w:bCs/>
        </w:rPr>
        <w:t xml:space="preserve">the model </w:t>
      </w:r>
      <w:r w:rsidR="003038A5">
        <w:rPr>
          <w:bCs/>
        </w:rPr>
        <w:t>to</w:t>
      </w:r>
      <w:r w:rsidR="00444E60">
        <w:rPr>
          <w:bCs/>
        </w:rPr>
        <w:t xml:space="preserve"> learn patterns </w:t>
      </w:r>
      <w:r w:rsidR="003038A5">
        <w:rPr>
          <w:bCs/>
        </w:rPr>
        <w:t>in the historical data</w:t>
      </w:r>
      <w:r w:rsidR="00444E60">
        <w:rPr>
          <w:bCs/>
        </w:rPr>
        <w:t xml:space="preserve"> </w:t>
      </w:r>
      <w:r w:rsidR="003038A5">
        <w:rPr>
          <w:bCs/>
        </w:rPr>
        <w:t>to</w:t>
      </w:r>
      <w:r w:rsidR="00444E60">
        <w:rPr>
          <w:bCs/>
        </w:rPr>
        <w:t xml:space="preserve"> use to predict the future.</w:t>
      </w:r>
    </w:p>
    <w:p w14:paraId="3F3CE077" w14:textId="77777777" w:rsidR="00F73F7F" w:rsidRPr="000C283C" w:rsidRDefault="00F73F7F" w:rsidP="000C283C">
      <w:pPr>
        <w:jc w:val="both"/>
        <w:rPr>
          <w:bCs/>
        </w:rPr>
      </w:pPr>
    </w:p>
    <w:p w14:paraId="64AC690F" w14:textId="61AC8AD6" w:rsidR="004F6CD8" w:rsidRDefault="00FD2177" w:rsidP="004F6CD8">
      <w:pPr>
        <w:jc w:val="both"/>
      </w:pPr>
      <w:r>
        <w:t xml:space="preserve">This division produced an 88:12 train/test split. I </w:t>
      </w:r>
      <w:r w:rsidR="001A176E">
        <w:t>included data from 2015 in the test set</w:t>
      </w:r>
      <w:r w:rsidR="001B0871">
        <w:t xml:space="preserve"> </w:t>
      </w:r>
      <w:r w:rsidR="006A5CEE">
        <w:t>to</w:t>
      </w:r>
      <w:r w:rsidR="001B0871">
        <w:t xml:space="preserve"> ensure</w:t>
      </w:r>
      <w:r w:rsidR="001B0871" w:rsidRPr="001B0871">
        <w:t xml:space="preserve"> </w:t>
      </w:r>
      <w:r w:rsidR="001B0871">
        <w:t>the test set contained sufficient non-missing data to be useful, as 2015</w:t>
      </w:r>
      <w:r w:rsidR="001A176E">
        <w:t xml:space="preserve"> was one of the four years containing less than 50% missing data (see Section 4.21).</w:t>
      </w:r>
    </w:p>
    <w:p w14:paraId="20B7B022" w14:textId="0846C704" w:rsidR="00351E74" w:rsidRDefault="00351E74" w:rsidP="00351E74">
      <w:pPr>
        <w:pStyle w:val="Heading3"/>
      </w:pPr>
      <w:r>
        <w:t>4.</w:t>
      </w:r>
      <w:r w:rsidR="00BB3C74">
        <w:t>3</w:t>
      </w:r>
      <w:r w:rsidR="007A65E8">
        <w:t>2</w:t>
      </w:r>
      <w:r>
        <w:t xml:space="preserve"> Cross-Validation</w:t>
      </w:r>
    </w:p>
    <w:p w14:paraId="029D3BC3" w14:textId="772D38B2" w:rsidR="00680C31" w:rsidRDefault="00F73F7F" w:rsidP="00680C31">
      <w:pPr>
        <w:jc w:val="both"/>
      </w:pPr>
      <w:r>
        <w:t xml:space="preserve">Each of the </w:t>
      </w:r>
      <w:r w:rsidR="00CC5185">
        <w:t>CLP</w:t>
      </w:r>
      <w:r w:rsidR="004D33CA">
        <w:t xml:space="preserve"> and </w:t>
      </w:r>
      <w:r w:rsidR="00CC5185">
        <w:t>forecasting</w:t>
      </w:r>
      <w:r w:rsidR="004D33CA">
        <w:t xml:space="preserve"> </w:t>
      </w:r>
      <w:r>
        <w:t xml:space="preserve">train datasets were </w:t>
      </w:r>
      <w:r w:rsidR="004D33CA">
        <w:t>further divided</w:t>
      </w:r>
      <w:r>
        <w:t xml:space="preserve"> into 5 cross-validation folds</w:t>
      </w:r>
      <w:r w:rsidR="0070175A">
        <w:t>, each of</w:t>
      </w:r>
      <w:r>
        <w:t xml:space="preserve"> </w:t>
      </w:r>
      <w:r w:rsidR="0070175A">
        <w:t xml:space="preserve">which being a specific permutation of the train/validation 80:20 split. </w:t>
      </w:r>
    </w:p>
    <w:p w14:paraId="0603E8FA" w14:textId="650A5B3D" w:rsidR="004D33CA" w:rsidRDefault="004D33CA" w:rsidP="00680C31"/>
    <w:p w14:paraId="0B3D0A61" w14:textId="4A13E0C7" w:rsidR="00BA3A68" w:rsidRDefault="00D06E70" w:rsidP="000F77FF">
      <w:pPr>
        <w:jc w:val="both"/>
      </w:pPr>
      <w:r>
        <w:t xml:space="preserve">If the data was being split for </w:t>
      </w:r>
      <w:r w:rsidR="00CC5185">
        <w:t>CLP</w:t>
      </w:r>
      <w:r>
        <w:t xml:space="preserve">, </w:t>
      </w:r>
      <w:r w:rsidR="00A27C37">
        <w:t>all data for the</w:t>
      </w:r>
      <w:r>
        <w:t xml:space="preserve"> same country was placed in </w:t>
      </w:r>
      <w:r w:rsidR="00A27C37">
        <w:t>either</w:t>
      </w:r>
      <w:r w:rsidR="00CC5185">
        <w:t xml:space="preserve"> </w:t>
      </w:r>
      <w:r>
        <w:t>the train or validation set</w:t>
      </w:r>
      <w:r w:rsidR="00CC5185">
        <w:t xml:space="preserve"> </w:t>
      </w:r>
      <w:r w:rsidR="005B1D3B">
        <w:t xml:space="preserve">to </w:t>
      </w:r>
      <w:r>
        <w:t xml:space="preserve">prevent data leakage and evaluate the model’s ability to predict sparse country data. </w:t>
      </w:r>
      <w:r w:rsidR="00C773C1">
        <w:t xml:space="preserve">If the data was split </w:t>
      </w:r>
      <w:r w:rsidR="00CC5185">
        <w:t>to perform</w:t>
      </w:r>
      <w:r w:rsidR="00C773C1">
        <w:t xml:space="preserve"> </w:t>
      </w:r>
      <w:r w:rsidR="00CC5185">
        <w:t>forecasting</w:t>
      </w:r>
      <w:r w:rsidR="00C773C1">
        <w:t xml:space="preserve">, </w:t>
      </w:r>
      <w:r w:rsidR="00CC5185">
        <w:t>all data from the</w:t>
      </w:r>
      <w:r w:rsidR="00C773C1">
        <w:t xml:space="preserve"> same year was placed in </w:t>
      </w:r>
      <w:r w:rsidR="00A27C37">
        <w:t>either</w:t>
      </w:r>
      <w:r w:rsidR="00CC5185">
        <w:t xml:space="preserve"> </w:t>
      </w:r>
      <w:r w:rsidR="00C773C1">
        <w:t>the train or validation set</w:t>
      </w:r>
      <w:r w:rsidR="00E2017E">
        <w:t xml:space="preserve"> to prevent data leakage and assess the model’s ability to predict for an unknown year. </w:t>
      </w:r>
      <w:r w:rsidR="0030125A">
        <w:t>Th</w:t>
      </w:r>
      <w:r w:rsidR="00EC7D43">
        <w:t xml:space="preserve">ese conditions </w:t>
      </w:r>
      <w:r w:rsidR="0030125A">
        <w:t xml:space="preserve">resulted in slight deviations from the 80:20 ratio, but only within </w:t>
      </w:r>
      <w:r w:rsidR="00EC7D43">
        <w:t xml:space="preserve">a percentage point. </w:t>
      </w:r>
    </w:p>
    <w:p w14:paraId="3EB5714D" w14:textId="77777777" w:rsidR="006F610D" w:rsidRDefault="006F610D" w:rsidP="000F77FF">
      <w:pPr>
        <w:jc w:val="both"/>
      </w:pPr>
    </w:p>
    <w:p w14:paraId="57F239B8" w14:textId="079CF4A7" w:rsidR="00680C31" w:rsidRDefault="006F610D" w:rsidP="00680C31">
      <w:pPr>
        <w:jc w:val="both"/>
      </w:pPr>
      <w:r>
        <w:t xml:space="preserve">The train data was split into cross-validation folds using Scikit </w:t>
      </w:r>
      <w:proofErr w:type="spellStart"/>
      <w:r>
        <w:t>Learn’s</w:t>
      </w:r>
      <w:proofErr w:type="spellEnd"/>
      <w:r>
        <w:t xml:space="preserve"> </w:t>
      </w:r>
      <w:proofErr w:type="spellStart"/>
      <w:r>
        <w:t>GroupKFold</w:t>
      </w:r>
      <w:proofErr w:type="spellEnd"/>
      <w:r>
        <w:t xml:space="preserve"> method, which ensures that entries of the same group only appear in one validation set [15]. Members of the groups were countries for </w:t>
      </w:r>
      <w:r w:rsidR="00CC5185">
        <w:t>CLP</w:t>
      </w:r>
      <w:r>
        <w:t xml:space="preserve"> and years for </w:t>
      </w:r>
      <w:r w:rsidR="00CC5185">
        <w:t>forecasting</w:t>
      </w:r>
      <w:r>
        <w:t xml:space="preserve">. This method </w:t>
      </w:r>
      <w:r w:rsidR="00243766">
        <w:t>ensure</w:t>
      </w:r>
      <w:r w:rsidR="005B1D3B">
        <w:t>d</w:t>
      </w:r>
      <w:r w:rsidR="00243766">
        <w:t xml:space="preserve"> that the train and validation sets </w:t>
      </w:r>
      <w:r w:rsidR="005B1D3B">
        <w:t>varied across</w:t>
      </w:r>
      <w:r w:rsidR="00243766">
        <w:t xml:space="preserve"> the different fold</w:t>
      </w:r>
      <w:r w:rsidR="00D10854">
        <w:t xml:space="preserve">s, </w:t>
      </w:r>
      <w:r w:rsidR="00A8265A">
        <w:t xml:space="preserve">allowing me to </w:t>
      </w:r>
      <w:r w:rsidR="005E43EB">
        <w:t xml:space="preserve">assess how changes in the composition of the training dataset </w:t>
      </w:r>
      <w:r w:rsidR="00A377E6">
        <w:t xml:space="preserve">affected </w:t>
      </w:r>
      <w:r w:rsidR="005E43EB">
        <w:t xml:space="preserve">model </w:t>
      </w:r>
      <w:r w:rsidR="00A377E6">
        <w:t>performance</w:t>
      </w:r>
      <w:r w:rsidR="00A8265A">
        <w:t xml:space="preserve">. </w:t>
      </w:r>
    </w:p>
    <w:p w14:paraId="451C98F8" w14:textId="73A11DEF" w:rsidR="00C16DD4" w:rsidRDefault="00C16DD4" w:rsidP="00C16DD4">
      <w:pPr>
        <w:pStyle w:val="Heading3"/>
      </w:pPr>
      <w:r>
        <w:t>4.3</w:t>
      </w:r>
      <w:r w:rsidR="00DE1792">
        <w:t>3</w:t>
      </w:r>
      <w:r>
        <w:t xml:space="preserve"> Feature Selection</w:t>
      </w:r>
    </w:p>
    <w:p w14:paraId="752535A3" w14:textId="401961B4" w:rsidR="00C16DD4" w:rsidRDefault="00C16DD4" w:rsidP="00C16DD4">
      <w:pPr>
        <w:jc w:val="both"/>
      </w:pPr>
      <w:r>
        <w:t xml:space="preserve">As discussed in the literature review, decision-tree based models can work with high-dimensional data. I tested whether </w:t>
      </w:r>
      <w:r w:rsidR="005B1D3B">
        <w:t>this</w:t>
      </w:r>
      <w:r>
        <w:t xml:space="preserve"> ability meant they achieved the greatest performance when using high-dimensional data, or if they achieve</w:t>
      </w:r>
      <w:r w:rsidR="005B1D3B">
        <w:t>d</w:t>
      </w:r>
      <w:r>
        <w:t xml:space="preserve"> greater performance when working with a subset of features. This difference may be due to a higher number of features introducing noise, sparsity, and additional computational complexity, as discussed in Section 3.2.</w:t>
      </w:r>
    </w:p>
    <w:p w14:paraId="2F879C5C" w14:textId="77777777" w:rsidR="00C16DD4" w:rsidRDefault="00C16DD4" w:rsidP="00C16DD4">
      <w:pPr>
        <w:jc w:val="both"/>
      </w:pPr>
    </w:p>
    <w:p w14:paraId="6F70BAD2" w14:textId="46C3E003" w:rsidR="00C16DD4" w:rsidRDefault="00C16DD4" w:rsidP="00C16DD4">
      <w:pPr>
        <w:jc w:val="both"/>
      </w:pPr>
      <w:r>
        <w:t xml:space="preserve">I created 5 versions of each fold, each with a different selection of features (see Table </w:t>
      </w:r>
      <w:r w:rsidR="005B1D3B">
        <w:t>5</w:t>
      </w:r>
      <w:r>
        <w:t xml:space="preserve"> for </w:t>
      </w:r>
      <w:r w:rsidR="005B1D3B">
        <w:t xml:space="preserve">a </w:t>
      </w:r>
      <w:r>
        <w:t>summary</w:t>
      </w:r>
      <w:r w:rsidR="00A75E49">
        <w:t xml:space="preserve"> and the GitHub repository for a spreadsheet giving the specific features used in each subset</w:t>
      </w:r>
      <w:r>
        <w:t xml:space="preserve">). In the first case, no features were removed to evaluate model performance on the full feature dataset, which contained 720 features. To create the second feature subset, I surveyed a number of papers about maternal mortality to learn which features researchers believed most strongly influence MMR [7, 8, 9, 10, 11, 12, 13, 14]. As a result, I hand-picked 40 biological and socio-economic feature variables. While there were many </w:t>
      </w:r>
      <w:r w:rsidR="005B1D3B">
        <w:t>other</w:t>
      </w:r>
      <w:r>
        <w:t xml:space="preserve"> relevant features I could have chosen from the available dataset, I believed these covered the major </w:t>
      </w:r>
      <w:r w:rsidR="005B1D3B">
        <w:t>MMR</w:t>
      </w:r>
      <w:r>
        <w:t xml:space="preserve"> determinants. </w:t>
      </w:r>
    </w:p>
    <w:p w14:paraId="52BC0C97" w14:textId="77777777" w:rsidR="00C16DD4" w:rsidRDefault="00C16DD4" w:rsidP="00C16DD4">
      <w:pPr>
        <w:jc w:val="both"/>
      </w:pPr>
    </w:p>
    <w:p w14:paraId="133BD1E7" w14:textId="3A0A7BF5" w:rsidR="00C16DD4" w:rsidRDefault="00C16DD4" w:rsidP="00C16DD4">
      <w:pPr>
        <w:jc w:val="both"/>
      </w:pPr>
      <w:r>
        <w:t>The final three feature subsets were produced using the correlation between feature variables and MMR</w:t>
      </w:r>
      <w:r w:rsidR="005B1D3B">
        <w:t>, as motivated by Section 4.24</w:t>
      </w:r>
      <w:r>
        <w:t>. More, specifically, I computed the pairwise Pearson’s correlation coefficient of all feature columns with the MMR estimate. I used the Pandas correlation method, which ignores rows where either feature pair has a missing value. I created a dataset containing features whose absolute pairwise correlation coefficient with MMR was at least 0.8. I produced two additional datasets containing features whose absolute correlation coefficient with MMR was at least 0.7 and 0.6</w:t>
      </w:r>
      <w:r w:rsidR="005B1D3B">
        <w:t>, respectively</w:t>
      </w:r>
      <w:r>
        <w:t xml:space="preserve">. This allowed me to test the strength of correlation needed for the features to improve model performance. </w:t>
      </w:r>
    </w:p>
    <w:p w14:paraId="4E3155F4" w14:textId="77777777" w:rsidR="004F6B04" w:rsidRDefault="004F6B04" w:rsidP="00C16DD4">
      <w:pPr>
        <w:jc w:val="both"/>
      </w:pPr>
    </w:p>
    <w:p w14:paraId="34850FA1" w14:textId="2A64559F" w:rsidR="00C16DD4" w:rsidRPr="008B2109" w:rsidRDefault="00C16DD4" w:rsidP="00BC6E7D">
      <w:pPr>
        <w:jc w:val="center"/>
        <w:rPr>
          <w:sz w:val="22"/>
          <w:szCs w:val="22"/>
        </w:rPr>
      </w:pPr>
      <w:r w:rsidRPr="008B2109">
        <w:rPr>
          <w:b/>
          <w:bCs/>
          <w:sz w:val="22"/>
          <w:szCs w:val="22"/>
        </w:rPr>
        <w:t xml:space="preserve">Table </w:t>
      </w:r>
      <w:r w:rsidR="005B1D3B" w:rsidRPr="008B2109">
        <w:rPr>
          <w:b/>
          <w:bCs/>
          <w:sz w:val="22"/>
          <w:szCs w:val="22"/>
        </w:rPr>
        <w:t>5</w:t>
      </w:r>
      <w:r w:rsidRPr="008B2109">
        <w:rPr>
          <w:b/>
          <w:bCs/>
          <w:sz w:val="22"/>
          <w:szCs w:val="22"/>
        </w:rPr>
        <w:t>:</w:t>
      </w:r>
      <w:r w:rsidRPr="008B2109">
        <w:rPr>
          <w:sz w:val="22"/>
          <w:szCs w:val="22"/>
        </w:rPr>
        <w:t xml:space="preserve"> </w:t>
      </w:r>
      <w:r w:rsidR="005B1D3B" w:rsidRPr="008B2109">
        <w:rPr>
          <w:sz w:val="22"/>
          <w:szCs w:val="22"/>
        </w:rPr>
        <w:t>The</w:t>
      </w:r>
      <w:r w:rsidRPr="008B2109">
        <w:rPr>
          <w:sz w:val="22"/>
          <w:szCs w:val="22"/>
        </w:rPr>
        <w:t xml:space="preserve"> 5 feature selection methods used</w:t>
      </w:r>
      <w:r w:rsidR="005B1D3B" w:rsidRPr="008B2109">
        <w:rPr>
          <w:sz w:val="22"/>
          <w:szCs w:val="22"/>
        </w:rPr>
        <w:t xml:space="preserve"> to create 5 versions of each train fold.</w:t>
      </w:r>
    </w:p>
    <w:tbl>
      <w:tblPr>
        <w:tblStyle w:val="TableGrid"/>
        <w:tblW w:w="5000" w:type="pct"/>
        <w:tblLook w:val="04A0" w:firstRow="1" w:lastRow="0" w:firstColumn="1" w:lastColumn="0" w:noHBand="0" w:noVBand="1"/>
      </w:tblPr>
      <w:tblGrid>
        <w:gridCol w:w="6010"/>
        <w:gridCol w:w="3006"/>
      </w:tblGrid>
      <w:tr w:rsidR="00C16DD4" w14:paraId="4BB1E5F2" w14:textId="77777777" w:rsidTr="000712C3">
        <w:tc>
          <w:tcPr>
            <w:tcW w:w="3333" w:type="pct"/>
          </w:tcPr>
          <w:p w14:paraId="1E9D3C47" w14:textId="2ED20573" w:rsidR="00C16DD4" w:rsidRPr="008B2109" w:rsidRDefault="00C16DD4" w:rsidP="005B1D3B">
            <w:pPr>
              <w:jc w:val="center"/>
              <w:rPr>
                <w:b/>
                <w:bCs/>
                <w:sz w:val="20"/>
                <w:szCs w:val="20"/>
              </w:rPr>
            </w:pPr>
            <w:r w:rsidRPr="008B2109">
              <w:rPr>
                <w:b/>
                <w:bCs/>
                <w:sz w:val="20"/>
                <w:szCs w:val="20"/>
              </w:rPr>
              <w:t>Feature Selection Method</w:t>
            </w:r>
          </w:p>
        </w:tc>
        <w:tc>
          <w:tcPr>
            <w:tcW w:w="1667" w:type="pct"/>
          </w:tcPr>
          <w:p w14:paraId="111E1FAD" w14:textId="77777777" w:rsidR="00C16DD4" w:rsidRPr="008B2109" w:rsidRDefault="00C16DD4" w:rsidP="000712C3">
            <w:pPr>
              <w:jc w:val="center"/>
              <w:rPr>
                <w:b/>
                <w:bCs/>
                <w:sz w:val="20"/>
                <w:szCs w:val="20"/>
              </w:rPr>
            </w:pPr>
            <w:r w:rsidRPr="008B2109">
              <w:rPr>
                <w:b/>
                <w:bCs/>
                <w:sz w:val="20"/>
                <w:szCs w:val="20"/>
              </w:rPr>
              <w:t>Number of Features</w:t>
            </w:r>
          </w:p>
        </w:tc>
      </w:tr>
      <w:tr w:rsidR="00C16DD4" w14:paraId="7F177B51" w14:textId="77777777" w:rsidTr="000712C3">
        <w:tc>
          <w:tcPr>
            <w:tcW w:w="3333" w:type="pct"/>
          </w:tcPr>
          <w:p w14:paraId="02CF544D" w14:textId="77777777" w:rsidR="00C16DD4" w:rsidRPr="008B2109" w:rsidRDefault="00C16DD4" w:rsidP="000712C3">
            <w:pPr>
              <w:jc w:val="center"/>
              <w:rPr>
                <w:sz w:val="20"/>
                <w:szCs w:val="20"/>
              </w:rPr>
            </w:pPr>
            <w:r w:rsidRPr="008B2109">
              <w:rPr>
                <w:sz w:val="20"/>
                <w:szCs w:val="20"/>
              </w:rPr>
              <w:t>No feature selection employed.</w:t>
            </w:r>
          </w:p>
        </w:tc>
        <w:tc>
          <w:tcPr>
            <w:tcW w:w="1667" w:type="pct"/>
          </w:tcPr>
          <w:p w14:paraId="66E1CA37" w14:textId="77777777" w:rsidR="00C16DD4" w:rsidRPr="008B2109" w:rsidRDefault="00C16DD4" w:rsidP="000712C3">
            <w:pPr>
              <w:jc w:val="center"/>
              <w:rPr>
                <w:sz w:val="20"/>
                <w:szCs w:val="20"/>
              </w:rPr>
            </w:pPr>
            <w:r w:rsidRPr="008B2109">
              <w:rPr>
                <w:sz w:val="20"/>
                <w:szCs w:val="20"/>
              </w:rPr>
              <w:t>720</w:t>
            </w:r>
          </w:p>
        </w:tc>
      </w:tr>
      <w:tr w:rsidR="00C16DD4" w14:paraId="694ECD0F" w14:textId="77777777" w:rsidTr="000712C3">
        <w:tc>
          <w:tcPr>
            <w:tcW w:w="3333" w:type="pct"/>
          </w:tcPr>
          <w:p w14:paraId="42E2D361" w14:textId="4465012C" w:rsidR="00C16DD4" w:rsidRPr="008B2109" w:rsidRDefault="005B1D3B" w:rsidP="000712C3">
            <w:pPr>
              <w:jc w:val="center"/>
              <w:rPr>
                <w:sz w:val="20"/>
                <w:szCs w:val="20"/>
              </w:rPr>
            </w:pPr>
            <w:r w:rsidRPr="008B2109">
              <w:rPr>
                <w:sz w:val="20"/>
                <w:szCs w:val="20"/>
              </w:rPr>
              <w:t xml:space="preserve">Hand-picked features </w:t>
            </w:r>
            <w:r w:rsidR="00F567B2" w:rsidRPr="008B2109">
              <w:rPr>
                <w:sz w:val="20"/>
                <w:szCs w:val="20"/>
              </w:rPr>
              <w:t>that the literature believes have a strong</w:t>
            </w:r>
            <w:r w:rsidR="00C16DD4" w:rsidRPr="008B2109">
              <w:rPr>
                <w:sz w:val="20"/>
                <w:szCs w:val="20"/>
              </w:rPr>
              <w:t xml:space="preserve"> influence on MMR [7, 8, 9, 10, 11, 12, 13, 14]. </w:t>
            </w:r>
          </w:p>
        </w:tc>
        <w:tc>
          <w:tcPr>
            <w:tcW w:w="1667" w:type="pct"/>
          </w:tcPr>
          <w:p w14:paraId="12D3FAF2" w14:textId="77777777" w:rsidR="00C16DD4" w:rsidRPr="008B2109" w:rsidRDefault="00C16DD4" w:rsidP="000712C3">
            <w:pPr>
              <w:jc w:val="center"/>
              <w:rPr>
                <w:sz w:val="20"/>
                <w:szCs w:val="20"/>
              </w:rPr>
            </w:pPr>
            <w:r w:rsidRPr="008B2109">
              <w:rPr>
                <w:sz w:val="20"/>
                <w:szCs w:val="20"/>
              </w:rPr>
              <w:t>40</w:t>
            </w:r>
          </w:p>
        </w:tc>
      </w:tr>
      <w:tr w:rsidR="00C16DD4" w14:paraId="4114A47D" w14:textId="77777777" w:rsidTr="000712C3">
        <w:tc>
          <w:tcPr>
            <w:tcW w:w="3333" w:type="pct"/>
          </w:tcPr>
          <w:p w14:paraId="0F1DACAB" w14:textId="082DC939" w:rsidR="00C16DD4" w:rsidRPr="008B2109" w:rsidRDefault="00F567B2" w:rsidP="000712C3">
            <w:pPr>
              <w:jc w:val="center"/>
              <w:rPr>
                <w:sz w:val="20"/>
                <w:szCs w:val="20"/>
              </w:rPr>
            </w:pPr>
            <w:r w:rsidRPr="008B2109">
              <w:rPr>
                <w:sz w:val="20"/>
                <w:szCs w:val="20"/>
              </w:rPr>
              <w:t>All</w:t>
            </w:r>
            <w:r w:rsidR="00C16DD4" w:rsidRPr="008B2109">
              <w:rPr>
                <w:sz w:val="20"/>
                <w:szCs w:val="20"/>
              </w:rPr>
              <w:t xml:space="preserve"> features </w:t>
            </w:r>
            <w:r w:rsidR="0017759F" w:rsidRPr="008B2109">
              <w:rPr>
                <w:sz w:val="20"/>
                <w:szCs w:val="20"/>
              </w:rPr>
              <w:t>whose</w:t>
            </w:r>
            <w:r w:rsidR="00C16DD4" w:rsidRPr="008B2109">
              <w:rPr>
                <w:sz w:val="20"/>
                <w:szCs w:val="20"/>
              </w:rPr>
              <w:t xml:space="preserve"> absolute Pearson’s pairwise correlation coefficient with MMR &gt;= 0.8</w:t>
            </w:r>
            <w:r w:rsidR="0006027E">
              <w:rPr>
                <w:sz w:val="20"/>
                <w:szCs w:val="20"/>
              </w:rPr>
              <w:t>. Called ‘Correlation 0.8’ from this point forward.</w:t>
            </w:r>
          </w:p>
        </w:tc>
        <w:tc>
          <w:tcPr>
            <w:tcW w:w="1667" w:type="pct"/>
          </w:tcPr>
          <w:p w14:paraId="0075C509" w14:textId="77777777" w:rsidR="00C16DD4" w:rsidRPr="008B2109" w:rsidRDefault="00C16DD4" w:rsidP="000712C3">
            <w:pPr>
              <w:jc w:val="center"/>
              <w:rPr>
                <w:sz w:val="20"/>
                <w:szCs w:val="20"/>
              </w:rPr>
            </w:pPr>
            <w:r w:rsidRPr="008B2109">
              <w:rPr>
                <w:sz w:val="20"/>
                <w:szCs w:val="20"/>
              </w:rPr>
              <w:t>11</w:t>
            </w:r>
          </w:p>
        </w:tc>
      </w:tr>
      <w:tr w:rsidR="00C16DD4" w14:paraId="59CA86CB" w14:textId="77777777" w:rsidTr="000712C3">
        <w:tc>
          <w:tcPr>
            <w:tcW w:w="3333" w:type="pct"/>
          </w:tcPr>
          <w:p w14:paraId="4FF72E6B" w14:textId="474535B2" w:rsidR="00C16DD4" w:rsidRPr="008B2109" w:rsidRDefault="00F567B2" w:rsidP="000712C3">
            <w:pPr>
              <w:jc w:val="center"/>
              <w:rPr>
                <w:sz w:val="20"/>
                <w:szCs w:val="20"/>
              </w:rPr>
            </w:pPr>
            <w:r w:rsidRPr="008B2109">
              <w:rPr>
                <w:sz w:val="20"/>
                <w:szCs w:val="20"/>
              </w:rPr>
              <w:t>All</w:t>
            </w:r>
            <w:r w:rsidR="00C16DD4" w:rsidRPr="008B2109">
              <w:rPr>
                <w:sz w:val="20"/>
                <w:szCs w:val="20"/>
              </w:rPr>
              <w:t xml:space="preserve"> features </w:t>
            </w:r>
            <w:r w:rsidR="0017759F" w:rsidRPr="008B2109">
              <w:rPr>
                <w:sz w:val="20"/>
                <w:szCs w:val="20"/>
              </w:rPr>
              <w:t>whose</w:t>
            </w:r>
            <w:r w:rsidR="00C16DD4" w:rsidRPr="008B2109">
              <w:rPr>
                <w:sz w:val="20"/>
                <w:szCs w:val="20"/>
              </w:rPr>
              <w:t xml:space="preserve"> absolute Pearson’s pairwise correlation coefficient with MMR &gt;= 0.7</w:t>
            </w:r>
            <w:r w:rsidR="0006027E">
              <w:rPr>
                <w:sz w:val="20"/>
                <w:szCs w:val="20"/>
              </w:rPr>
              <w:t>. Called ‘Correlation 0.7’ from this point forward.</w:t>
            </w:r>
          </w:p>
        </w:tc>
        <w:tc>
          <w:tcPr>
            <w:tcW w:w="1667" w:type="pct"/>
          </w:tcPr>
          <w:p w14:paraId="58BCB076" w14:textId="77777777" w:rsidR="00C16DD4" w:rsidRPr="008B2109" w:rsidRDefault="00C16DD4" w:rsidP="000712C3">
            <w:pPr>
              <w:jc w:val="center"/>
              <w:rPr>
                <w:sz w:val="20"/>
                <w:szCs w:val="20"/>
              </w:rPr>
            </w:pPr>
            <w:r w:rsidRPr="008B2109">
              <w:rPr>
                <w:sz w:val="20"/>
                <w:szCs w:val="20"/>
              </w:rPr>
              <w:t>45</w:t>
            </w:r>
          </w:p>
        </w:tc>
      </w:tr>
      <w:tr w:rsidR="00C16DD4" w14:paraId="2AA8E542" w14:textId="77777777" w:rsidTr="000712C3">
        <w:tc>
          <w:tcPr>
            <w:tcW w:w="3333" w:type="pct"/>
          </w:tcPr>
          <w:p w14:paraId="49A1F11D" w14:textId="1FD1FEDB" w:rsidR="00C16DD4" w:rsidRPr="008B2109" w:rsidRDefault="00F567B2" w:rsidP="000712C3">
            <w:pPr>
              <w:jc w:val="center"/>
              <w:rPr>
                <w:sz w:val="20"/>
                <w:szCs w:val="20"/>
              </w:rPr>
            </w:pPr>
            <w:r w:rsidRPr="008B2109">
              <w:rPr>
                <w:sz w:val="20"/>
                <w:szCs w:val="20"/>
              </w:rPr>
              <w:t>All</w:t>
            </w:r>
            <w:r w:rsidR="00C16DD4" w:rsidRPr="008B2109">
              <w:rPr>
                <w:sz w:val="20"/>
                <w:szCs w:val="20"/>
              </w:rPr>
              <w:t xml:space="preserve"> features </w:t>
            </w:r>
            <w:r w:rsidR="0017759F" w:rsidRPr="008B2109">
              <w:rPr>
                <w:sz w:val="20"/>
                <w:szCs w:val="20"/>
              </w:rPr>
              <w:t>whose</w:t>
            </w:r>
            <w:r w:rsidR="00C16DD4" w:rsidRPr="008B2109">
              <w:rPr>
                <w:sz w:val="20"/>
                <w:szCs w:val="20"/>
              </w:rPr>
              <w:t xml:space="preserve"> absolute Pearson’s pairwise correlation coefficient with MMR &gt;= 0.6</w:t>
            </w:r>
            <w:r w:rsidR="0006027E">
              <w:rPr>
                <w:sz w:val="20"/>
                <w:szCs w:val="20"/>
              </w:rPr>
              <w:t>. Called ‘Correlation 0.6’ from this point forward.</w:t>
            </w:r>
          </w:p>
        </w:tc>
        <w:tc>
          <w:tcPr>
            <w:tcW w:w="1667" w:type="pct"/>
          </w:tcPr>
          <w:p w14:paraId="64ABB76E" w14:textId="77777777" w:rsidR="00C16DD4" w:rsidRPr="008B2109" w:rsidRDefault="00C16DD4" w:rsidP="000712C3">
            <w:pPr>
              <w:jc w:val="center"/>
              <w:rPr>
                <w:sz w:val="20"/>
                <w:szCs w:val="20"/>
              </w:rPr>
            </w:pPr>
            <w:r w:rsidRPr="008B2109">
              <w:rPr>
                <w:sz w:val="20"/>
                <w:szCs w:val="20"/>
              </w:rPr>
              <w:t>113</w:t>
            </w:r>
          </w:p>
        </w:tc>
      </w:tr>
    </w:tbl>
    <w:p w14:paraId="0BA0973B" w14:textId="3704BE21" w:rsidR="00C31112" w:rsidRDefault="005C7674" w:rsidP="005C49B7">
      <w:pPr>
        <w:pStyle w:val="Heading3"/>
      </w:pPr>
      <w:commentRangeStart w:id="141"/>
      <w:r w:rsidRPr="003A5C50">
        <w:t>4.</w:t>
      </w:r>
      <w:r w:rsidR="00BB3C74">
        <w:t>3</w:t>
      </w:r>
      <w:r w:rsidR="00C16DD4">
        <w:t>4</w:t>
      </w:r>
      <w:r w:rsidRPr="003A5C50">
        <w:t xml:space="preserve"> </w:t>
      </w:r>
      <w:r>
        <w:t>Iterative Remov</w:t>
      </w:r>
      <w:r w:rsidR="00BB3C74">
        <w:t>al of</w:t>
      </w:r>
      <w:r>
        <w:t xml:space="preserve"> Rows and Columns </w:t>
      </w:r>
      <w:r w:rsidR="00464FD8">
        <w:t>with a Higher Proportion of Missing</w:t>
      </w:r>
      <w:r>
        <w:t xml:space="preserve"> Data Than a Specific Threshold</w:t>
      </w:r>
      <w:commentRangeEnd w:id="141"/>
      <w:r w:rsidR="00A634E3">
        <w:rPr>
          <w:rStyle w:val="CommentReference"/>
          <w:rFonts w:eastAsia="Times New Roman" w:cs="Times New Roman"/>
          <w:color w:val="auto"/>
        </w:rPr>
        <w:commentReference w:id="141"/>
      </w:r>
    </w:p>
    <w:p w14:paraId="07595A9D" w14:textId="7C627063" w:rsidR="00F567B2" w:rsidRPr="00F567B2" w:rsidRDefault="00BC3F5D" w:rsidP="005C7674">
      <w:pPr>
        <w:jc w:val="both"/>
      </w:pPr>
      <w:r>
        <w:t xml:space="preserve">As discussed in Section 4.21, </w:t>
      </w:r>
      <w:r w:rsidR="00F567B2">
        <w:t>the</w:t>
      </w:r>
      <w:r>
        <w:t xml:space="preserve"> input data contain</w:t>
      </w:r>
      <w:r w:rsidR="00F567B2">
        <w:t>ed</w:t>
      </w:r>
      <w:r>
        <w:t xml:space="preserve"> information missing not at random. </w:t>
      </w:r>
      <w:r w:rsidR="00FC1DBF">
        <w:t xml:space="preserve">In this case, imputation and/or data removal can introduce bias, as the presence of missing data </w:t>
      </w:r>
      <w:r w:rsidR="00E573AF">
        <w:t xml:space="preserve">may </w:t>
      </w:r>
      <w:r w:rsidR="00FC1DBF">
        <w:t>signal important information</w:t>
      </w:r>
      <w:r w:rsidR="00E573AF">
        <w:t xml:space="preserve"> about the country’s health system dynamics. </w:t>
      </w:r>
      <w:r w:rsidR="005A0BD6">
        <w:t xml:space="preserve">However, if the specific feature has a very high proportion of missing data, such as over 85%, the model </w:t>
      </w:r>
      <w:r w:rsidR="00F567B2">
        <w:t>m</w:t>
      </w:r>
      <w:r w:rsidR="005A0BD6">
        <w:t>ay overfit to its small data</w:t>
      </w:r>
      <w:r w:rsidR="00F567B2">
        <w:t>set</w:t>
      </w:r>
      <w:r w:rsidR="005A0BD6">
        <w:t xml:space="preserve">. Therefore, I experimented with removing rows and columns with very high proportions of data. </w:t>
      </w:r>
      <w:r w:rsidR="008F68C5">
        <w:t xml:space="preserve">More specifically, </w:t>
      </w:r>
      <w:r w:rsidR="00F02CA2">
        <w:rPr>
          <w:rFonts w:cs="Arial"/>
          <w:color w:val="000000" w:themeColor="text1"/>
        </w:rPr>
        <w:t xml:space="preserve">I iteratively removed columns and rows that contained a higher proportion of missing values than </w:t>
      </w:r>
      <w:r w:rsidR="008F68C5">
        <w:rPr>
          <w:rFonts w:cs="Arial"/>
          <w:color w:val="000000" w:themeColor="text1"/>
        </w:rPr>
        <w:t>a</w:t>
      </w:r>
      <w:r w:rsidR="00F02CA2">
        <w:rPr>
          <w:rFonts w:cs="Arial"/>
          <w:color w:val="000000" w:themeColor="text1"/>
        </w:rPr>
        <w:t xml:space="preserve"> </w:t>
      </w:r>
      <w:r w:rsidR="008F68C5">
        <w:rPr>
          <w:rFonts w:cs="Arial"/>
          <w:color w:val="000000" w:themeColor="text1"/>
        </w:rPr>
        <w:t>pre-</w:t>
      </w:r>
      <w:r w:rsidR="00F02CA2">
        <w:rPr>
          <w:rFonts w:cs="Arial"/>
          <w:color w:val="000000" w:themeColor="text1"/>
        </w:rPr>
        <w:t xml:space="preserve">defined threshold. </w:t>
      </w:r>
      <w:r w:rsidR="008F68C5">
        <w:rPr>
          <w:rFonts w:cs="Arial"/>
          <w:color w:val="000000" w:themeColor="text1"/>
        </w:rPr>
        <w:t>Higher</w:t>
      </w:r>
      <w:r w:rsidR="00F02CA2">
        <w:rPr>
          <w:rFonts w:cs="Arial"/>
          <w:color w:val="000000" w:themeColor="text1"/>
        </w:rPr>
        <w:t xml:space="preserve"> threshold</w:t>
      </w:r>
      <w:r w:rsidR="008F68C5">
        <w:rPr>
          <w:rFonts w:cs="Arial"/>
          <w:color w:val="000000" w:themeColor="text1"/>
        </w:rPr>
        <w:t>s</w:t>
      </w:r>
      <w:r w:rsidR="00F02CA2">
        <w:rPr>
          <w:rFonts w:cs="Arial"/>
          <w:color w:val="000000" w:themeColor="text1"/>
        </w:rPr>
        <w:t xml:space="preserve"> </w:t>
      </w:r>
      <w:r w:rsidR="008F68C5">
        <w:rPr>
          <w:rFonts w:cs="Arial"/>
          <w:color w:val="000000" w:themeColor="text1"/>
        </w:rPr>
        <w:t>meant rows and columns with a greater</w:t>
      </w:r>
      <w:r w:rsidR="00F02CA2">
        <w:rPr>
          <w:rFonts w:cs="Arial"/>
          <w:color w:val="000000" w:themeColor="text1"/>
        </w:rPr>
        <w:t xml:space="preserve"> proportion of </w:t>
      </w:r>
      <w:r w:rsidR="008F68C5">
        <w:rPr>
          <w:rFonts w:cs="Arial"/>
          <w:color w:val="000000" w:themeColor="text1"/>
        </w:rPr>
        <w:t>missing</w:t>
      </w:r>
      <w:r w:rsidR="00F02CA2">
        <w:rPr>
          <w:rFonts w:cs="Arial"/>
          <w:color w:val="000000" w:themeColor="text1"/>
        </w:rPr>
        <w:t xml:space="preserve"> values</w:t>
      </w:r>
      <w:r w:rsidR="001C0E4F">
        <w:rPr>
          <w:rFonts w:cs="Arial"/>
          <w:color w:val="000000" w:themeColor="text1"/>
        </w:rPr>
        <w:t xml:space="preserve"> were kept</w:t>
      </w:r>
      <w:r w:rsidR="00F02CA2">
        <w:rPr>
          <w:rFonts w:cs="Arial"/>
          <w:color w:val="000000" w:themeColor="text1"/>
        </w:rPr>
        <w:t xml:space="preserve"> in the dataset.</w:t>
      </w:r>
      <w:r w:rsidR="004B294C">
        <w:rPr>
          <w:rFonts w:cs="Arial"/>
          <w:color w:val="000000" w:themeColor="text1"/>
        </w:rPr>
        <w:t xml:space="preserve"> </w:t>
      </w:r>
    </w:p>
    <w:p w14:paraId="3BEC3ED6" w14:textId="77777777" w:rsidR="00F567B2" w:rsidRDefault="00F567B2" w:rsidP="005C7674">
      <w:pPr>
        <w:jc w:val="both"/>
        <w:rPr>
          <w:rFonts w:cs="Arial"/>
          <w:color w:val="000000" w:themeColor="text1"/>
        </w:rPr>
      </w:pPr>
    </w:p>
    <w:p w14:paraId="5E04757F" w14:textId="77777777" w:rsidR="00F567B2" w:rsidRDefault="00F567B2" w:rsidP="005C7674">
      <w:pPr>
        <w:jc w:val="both"/>
      </w:pPr>
      <w:r>
        <w:rPr>
          <w:rFonts w:cs="Arial"/>
          <w:color w:val="000000" w:themeColor="text1"/>
        </w:rPr>
        <w:t>Given that</w:t>
      </w:r>
      <w:r w:rsidR="004B294C">
        <w:rPr>
          <w:rFonts w:cs="Arial"/>
          <w:color w:val="000000" w:themeColor="text1"/>
        </w:rPr>
        <w:t xml:space="preserve"> removal of a sparse row could affect the proportion of missing data in a column, and vice versa, the removal of rows and columns was </w:t>
      </w:r>
      <w:r w:rsidR="006B6DF5">
        <w:rPr>
          <w:rFonts w:cs="Arial"/>
          <w:color w:val="000000" w:themeColor="text1"/>
        </w:rPr>
        <w:t>conducted</w:t>
      </w:r>
      <w:r>
        <w:rPr>
          <w:rFonts w:cs="Arial"/>
          <w:color w:val="000000" w:themeColor="text1"/>
        </w:rPr>
        <w:t xml:space="preserve"> iteratively</w:t>
      </w:r>
      <w:r w:rsidR="006B6DF5">
        <w:rPr>
          <w:rFonts w:cs="Arial"/>
          <w:color w:val="000000" w:themeColor="text1"/>
        </w:rPr>
        <w:t xml:space="preserve"> until the dataset stabilised.</w:t>
      </w:r>
      <w:r>
        <w:rPr>
          <w:rFonts w:cs="Arial"/>
          <w:color w:val="000000" w:themeColor="text1"/>
        </w:rPr>
        <w:t xml:space="preserve"> Similarly,</w:t>
      </w:r>
      <w:r w:rsidRPr="00F567B2">
        <w:t xml:space="preserve"> </w:t>
      </w:r>
      <w:r>
        <w:t xml:space="preserve">since each feature subset had a different number of columns, the iterative removal of missing data had to be performed per feature subset/fold pair, as the number of columns influenced the proportion of missing data per row. </w:t>
      </w:r>
    </w:p>
    <w:p w14:paraId="1B035074" w14:textId="77777777" w:rsidR="00F567B2" w:rsidRDefault="00F567B2" w:rsidP="005C7674">
      <w:pPr>
        <w:jc w:val="both"/>
      </w:pPr>
    </w:p>
    <w:p w14:paraId="44EE651E" w14:textId="7CCB4755" w:rsidR="002D3883" w:rsidRDefault="00F567B2" w:rsidP="005F7C2A">
      <w:pPr>
        <w:jc w:val="both"/>
      </w:pPr>
      <w:commentRangeStart w:id="142"/>
      <w:r>
        <w:t>Iterative data removal was performed per fold to prevent data leakage between the folds. This procedure</w:t>
      </w:r>
      <w:r w:rsidR="00F83E2C">
        <w:t xml:space="preserve"> </w:t>
      </w:r>
      <w:r w:rsidR="005F7C2A">
        <w:t xml:space="preserve">was only applied to the training data, not the validation or testing </w:t>
      </w:r>
      <w:r>
        <w:t>sets</w:t>
      </w:r>
      <w:r w:rsidR="005F7C2A">
        <w:t xml:space="preserve">. </w:t>
      </w:r>
      <w:r w:rsidR="00FB7EA4">
        <w:t xml:space="preserve">This allowed evaluation results from different training datasets to be compared. </w:t>
      </w:r>
      <w:r w:rsidR="002500B5">
        <w:t xml:space="preserve">However, to </w:t>
      </w:r>
      <w:r>
        <w:t>allow the</w:t>
      </w:r>
      <w:r w:rsidR="002500B5">
        <w:t xml:space="preserve"> model</w:t>
      </w:r>
      <w:r>
        <w:t>s</w:t>
      </w:r>
      <w:r w:rsidR="002500B5">
        <w:t xml:space="preserve"> </w:t>
      </w:r>
      <w:r>
        <w:t>to function</w:t>
      </w:r>
      <w:r w:rsidR="002500B5">
        <w:t xml:space="preserve">, </w:t>
      </w:r>
      <w:r w:rsidR="004A0A62">
        <w:t>column</w:t>
      </w:r>
      <w:r>
        <w:t>s</w:t>
      </w:r>
      <w:r w:rsidR="002500B5">
        <w:t xml:space="preserve"> dropped from a model’s train set due to feature selection or missing data removal </w:t>
      </w:r>
      <w:r>
        <w:t>were</w:t>
      </w:r>
      <w:r w:rsidR="002500B5">
        <w:t xml:space="preserve"> also dropped from the validation and test sets.</w:t>
      </w:r>
      <w:commentRangeEnd w:id="142"/>
      <w:r w:rsidR="00A34339">
        <w:rPr>
          <w:rStyle w:val="CommentReference"/>
        </w:rPr>
        <w:commentReference w:id="142"/>
      </w:r>
    </w:p>
    <w:p w14:paraId="0F12BF83" w14:textId="77777777" w:rsidR="00F02CA2" w:rsidRDefault="00F02CA2" w:rsidP="00F02CA2">
      <w:pPr>
        <w:jc w:val="both"/>
      </w:pPr>
    </w:p>
    <w:p w14:paraId="5D49CB3F" w14:textId="6AB27738" w:rsidR="00F02CA2" w:rsidRDefault="00F02CA2" w:rsidP="00F02CA2">
      <w:pPr>
        <w:jc w:val="both"/>
      </w:pPr>
      <w:r>
        <w:t xml:space="preserve">I </w:t>
      </w:r>
      <w:r w:rsidR="00136353">
        <w:t>produced</w:t>
      </w:r>
      <w:r>
        <w:t xml:space="preserve"> </w:t>
      </w:r>
      <w:r w:rsidR="00136353">
        <w:t>4</w:t>
      </w:r>
      <w:r>
        <w:t xml:space="preserve"> versions of </w:t>
      </w:r>
      <w:r w:rsidR="00136353">
        <w:t xml:space="preserve">each feature subset/fold combination using </w:t>
      </w:r>
      <w:r w:rsidR="00F567B2">
        <w:t xml:space="preserve">missing data </w:t>
      </w:r>
      <w:r w:rsidR="00136353">
        <w:t>thresholds</w:t>
      </w:r>
      <w:r w:rsidR="00F567B2">
        <w:t xml:space="preserve"> of 85%, 90%, 95%, and 100% (no missing data removed).</w:t>
      </w:r>
      <w:r w:rsidR="00090E11">
        <w:t xml:space="preserve"> I included missing data thresholds above and below 90% because researchers have hypothesised that </w:t>
      </w:r>
      <w:r w:rsidR="00C31BA3">
        <w:t xml:space="preserve">even principled imputation methods can introduce bias into </w:t>
      </w:r>
      <w:r w:rsidR="005E30FB">
        <w:t xml:space="preserve">datasets </w:t>
      </w:r>
      <w:r w:rsidR="00C31BA3">
        <w:t>with greater than 90% missing data (where data is missing at random) [</w:t>
      </w:r>
      <w:r w:rsidR="00893C24">
        <w:t>37</w:t>
      </w:r>
      <w:r w:rsidR="00C31BA3">
        <w:t xml:space="preserve">]. I </w:t>
      </w:r>
      <w:r w:rsidR="0089085B">
        <w:t xml:space="preserve">used this range of missing data thresholds to determine whether a similar cutoff point occurs </w:t>
      </w:r>
      <w:r w:rsidR="004C1E35">
        <w:t>with data missing not at random when</w:t>
      </w:r>
      <w:r w:rsidR="0089085B">
        <w:t xml:space="preserve"> using methods </w:t>
      </w:r>
      <w:r w:rsidR="004C1E35">
        <w:t>decision-tree based methods like</w:t>
      </w:r>
      <w:r w:rsidR="0089085B">
        <w:t xml:space="preserve"> surrogate splits and default directions to handle missing data. </w:t>
      </w:r>
    </w:p>
    <w:p w14:paraId="1EE20A8E" w14:textId="77777777" w:rsidR="00F02CA2" w:rsidRDefault="00F02CA2" w:rsidP="00F02CA2">
      <w:pPr>
        <w:jc w:val="both"/>
      </w:pPr>
    </w:p>
    <w:p w14:paraId="6F8765F8" w14:textId="69EF1B76" w:rsidR="009E5751" w:rsidRDefault="00BD557D" w:rsidP="00F02CA2">
      <w:pPr>
        <w:jc w:val="both"/>
      </w:pPr>
      <w:commentRangeStart w:id="143"/>
      <w:del w:id="144" w:author="Minh Bui" w:date="2025-10-14T11:29:00Z" w16du:dateUtc="2025-10-14T00:29:00Z">
        <w:r w:rsidDel="00097A2F">
          <w:delText xml:space="preserve">See </w:delText>
        </w:r>
      </w:del>
      <w:r>
        <w:t xml:space="preserve">Figure </w:t>
      </w:r>
      <w:r w:rsidR="00F567B2">
        <w:t xml:space="preserve">7 </w:t>
      </w:r>
      <w:del w:id="145" w:author="Minh Bui" w:date="2025-10-14T11:29:00Z" w16du:dateUtc="2025-10-14T00:29:00Z">
        <w:r w:rsidR="00F567B2" w:rsidDel="00097A2F">
          <w:delText>below</w:delText>
        </w:r>
        <w:r w:rsidR="005C081F" w:rsidDel="00097A2F">
          <w:delText xml:space="preserve"> </w:delText>
        </w:r>
        <w:r w:rsidDel="00097A2F">
          <w:delText>for</w:delText>
        </w:r>
        <w:r w:rsidR="005C081F" w:rsidDel="00097A2F">
          <w:delText xml:space="preserve"> a </w:delText>
        </w:r>
        <w:r w:rsidR="00F567B2" w:rsidDel="00097A2F">
          <w:delText>visualisation</w:delText>
        </w:r>
        <w:r w:rsidR="005C081F" w:rsidDel="00097A2F">
          <w:delText xml:space="preserve"> of</w:delText>
        </w:r>
      </w:del>
      <w:ins w:id="146" w:author="Minh Bui" w:date="2025-10-14T11:29:00Z" w16du:dateUtc="2025-10-14T00:29:00Z">
        <w:r w:rsidR="00097A2F">
          <w:t>shows</w:t>
        </w:r>
      </w:ins>
      <w:r w:rsidR="005C081F">
        <w:t xml:space="preserve"> how </w:t>
      </w:r>
      <w:r>
        <w:t xml:space="preserve">iterative data removal affected the </w:t>
      </w:r>
      <w:r w:rsidR="00F567B2">
        <w:t xml:space="preserve">size of the entire </w:t>
      </w:r>
      <w:r>
        <w:t>input dataset</w:t>
      </w:r>
      <w:r w:rsidR="00F567B2">
        <w:t>, which gives a rough idea of the effects of data removal per fold</w:t>
      </w:r>
      <w:r>
        <w:t>.</w:t>
      </w:r>
      <w:r w:rsidR="006A29AD">
        <w:t xml:space="preserve"> My lowest missing data threshold of 85% still preserve</w:t>
      </w:r>
      <w:r w:rsidR="00F567B2">
        <w:t>d</w:t>
      </w:r>
      <w:r w:rsidR="006A29AD">
        <w:t xml:space="preserve"> </w:t>
      </w:r>
      <w:r w:rsidR="00F41B6E">
        <w:t>a fair amount of missing data</w:t>
      </w:r>
      <w:r w:rsidR="000C2EC8">
        <w:t xml:space="preserve"> (61%)</w:t>
      </w:r>
      <w:r w:rsidR="00F41B6E">
        <w:t xml:space="preserve">, staying true to the </w:t>
      </w:r>
      <w:r w:rsidR="00B8209D">
        <w:t xml:space="preserve">data sparse conditions of </w:t>
      </w:r>
      <w:r w:rsidR="000C2EC8">
        <w:t>countries without robust data collection systems. Higher missing data thresholds retained a larger number of rows and columns</w:t>
      </w:r>
      <w:r w:rsidR="00FF2C2D">
        <w:t>. Decreasing the missing data threshold from 95% to 90% had a large impact on the number of rows (</w:t>
      </w:r>
      <w:r w:rsidR="00951A3F">
        <w:t xml:space="preserve">2568 to </w:t>
      </w:r>
      <w:r w:rsidR="00D015D4">
        <w:t>2070)</w:t>
      </w:r>
      <w:r w:rsidR="00FF2C2D">
        <w:t xml:space="preserve"> </w:t>
      </w:r>
      <w:r w:rsidR="00D015D4">
        <w:t xml:space="preserve">but only a </w:t>
      </w:r>
      <w:r w:rsidR="00951A3F">
        <w:t>small effect on the number of columns (611 to 610)</w:t>
      </w:r>
      <w:r w:rsidR="00C0357A">
        <w:t>, indicating that missing data was more likely due to a data-sparse sample than a data-sparse feature.</w:t>
      </w:r>
      <w:commentRangeEnd w:id="143"/>
      <w:r w:rsidR="00713577">
        <w:rPr>
          <w:rStyle w:val="CommentReference"/>
        </w:rPr>
        <w:commentReference w:id="143"/>
      </w:r>
    </w:p>
    <w:p w14:paraId="3F9A9706" w14:textId="5CEB4809" w:rsidR="007C2350" w:rsidRDefault="007C2350" w:rsidP="00F02CA2">
      <w:pPr>
        <w:jc w:val="both"/>
      </w:pPr>
    </w:p>
    <w:p w14:paraId="35B095B2" w14:textId="0290A04C" w:rsidR="00CF132A" w:rsidRDefault="00CF132A" w:rsidP="008E2D67">
      <w:pPr>
        <w:jc w:val="center"/>
        <w:rPr>
          <w:noProof/>
          <w14:ligatures w14:val="standardContextual"/>
        </w:rPr>
      </w:pPr>
      <w:r>
        <w:rPr>
          <w:noProof/>
          <w14:ligatures w14:val="standardContextual"/>
        </w:rPr>
        <mc:AlternateContent>
          <mc:Choice Requires="wps">
            <w:drawing>
              <wp:anchor distT="0" distB="0" distL="114300" distR="114300" simplePos="0" relativeHeight="251658240" behindDoc="0" locked="0" layoutInCell="1" allowOverlap="1" wp14:anchorId="38CFF851" wp14:editId="34B48658">
                <wp:simplePos x="0" y="0"/>
                <wp:positionH relativeFrom="column">
                  <wp:posOffset>292336</wp:posOffset>
                </wp:positionH>
                <wp:positionV relativeFrom="paragraph">
                  <wp:posOffset>-1802</wp:posOffset>
                </wp:positionV>
                <wp:extent cx="316258" cy="323133"/>
                <wp:effectExtent l="0" t="0" r="0" b="0"/>
                <wp:wrapNone/>
                <wp:docPr id="1792787415"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E9C92D" w14:textId="3DB1E0F5" w:rsidR="00B279DB" w:rsidRDefault="00B279D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FF851" id="_x0000_s1034" type="#_x0000_t202" style="position:absolute;left:0;text-align:left;margin-left:23pt;margin-top:-.15pt;width:24.9pt;height:25.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" filled="f" stroked="f">
                <v:textbox>
                  <w:txbxContent>
                    <w:p w14:paraId="15E9C92D" w14:textId="3DB1E0F5" w:rsidR="00B279DB" w:rsidRDefault="00B279DB">
                      <w:r>
                        <w:t>a)</w:t>
                      </w:r>
                    </w:p>
                  </w:txbxContent>
                </v:textbox>
              </v:shape>
            </w:pict>
          </mc:Fallback>
        </mc:AlternateContent>
      </w:r>
      <w:r>
        <w:rPr>
          <w:noProof/>
          <w14:ligatures w14:val="standardContextual"/>
        </w:rPr>
        <mc:AlternateContent>
          <mc:Choice Requires="wps">
            <w:drawing>
              <wp:anchor distT="0" distB="0" distL="114300" distR="114300" simplePos="0" relativeHeight="251658241" behindDoc="0" locked="0" layoutInCell="1" allowOverlap="1" wp14:anchorId="5E8F6A38" wp14:editId="5B08FD71">
                <wp:simplePos x="0" y="0"/>
                <wp:positionH relativeFrom="column">
                  <wp:posOffset>375285</wp:posOffset>
                </wp:positionH>
                <wp:positionV relativeFrom="paragraph">
                  <wp:posOffset>3029853</wp:posOffset>
                </wp:positionV>
                <wp:extent cx="316258" cy="323133"/>
                <wp:effectExtent l="0" t="0" r="0" b="0"/>
                <wp:wrapNone/>
                <wp:docPr id="571902535"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7BE1E4" w14:textId="5FA852BE" w:rsidR="00B279DB" w:rsidRDefault="00B279DB" w:rsidP="00B279DB">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6A38" id="_x0000_s1035" type="#_x0000_t202" style="position:absolute;left:0;text-align:left;margin-left:29.55pt;margin-top:238.55pt;width:24.9pt;height:25.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" filled="f" stroked="f">
                <v:textbox>
                  <w:txbxContent>
                    <w:p w14:paraId="617BE1E4" w14:textId="5FA852BE" w:rsidR="00B279DB" w:rsidRDefault="00B279DB" w:rsidP="00B279DB">
                      <w:r>
                        <w:t>c)</w:t>
                      </w:r>
                    </w:p>
                  </w:txbxContent>
                </v:textbox>
              </v:shape>
            </w:pict>
          </mc:Fallback>
        </mc:AlternateContent>
      </w:r>
      <w:r w:rsidRPr="00CF132A">
        <w:rPr>
          <w:noProof/>
          <w14:ligatures w14:val="standardContextual"/>
        </w:rPr>
        <w:t xml:space="preserve"> </w:t>
      </w:r>
      <w:commentRangeStart w:id="147"/>
      <w:r w:rsidRPr="00CF132A">
        <w:rPr>
          <w:noProof/>
          <w14:ligatures w14:val="standardContextual"/>
        </w:rPr>
        <w:drawing>
          <wp:inline distT="0" distB="0" distL="0" distR="0" wp14:anchorId="087F9508" wp14:editId="28EAFB95">
            <wp:extent cx="4576105" cy="1528579"/>
            <wp:effectExtent l="0" t="0" r="0" b="0"/>
            <wp:docPr id="34935511"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5511" name="Picture 1" descr="A graph with blue dots&#10;&#10;AI-generated content may be incorrect."/>
                    <pic:cNvPicPr/>
                  </pic:nvPicPr>
                  <pic:blipFill>
                    <a:blip r:embed="rId21"/>
                    <a:stretch>
                      <a:fillRect/>
                    </a:stretch>
                  </pic:blipFill>
                  <pic:spPr>
                    <a:xfrm>
                      <a:off x="0" y="0"/>
                      <a:ext cx="4628092" cy="1545945"/>
                    </a:xfrm>
                    <a:prstGeom prst="rect">
                      <a:avLst/>
                    </a:prstGeom>
                  </pic:spPr>
                </pic:pic>
              </a:graphicData>
            </a:graphic>
          </wp:inline>
        </w:drawing>
      </w:r>
      <w:commentRangeEnd w:id="147"/>
      <w:r w:rsidR="00785EA1">
        <w:rPr>
          <w:rStyle w:val="CommentReference"/>
        </w:rPr>
        <w:commentReference w:id="147"/>
      </w:r>
    </w:p>
    <w:p w14:paraId="3701AD35" w14:textId="0162324B" w:rsidR="00CF132A" w:rsidRDefault="00CF132A" w:rsidP="008E2D67">
      <w:pPr>
        <w:jc w:val="center"/>
      </w:pPr>
      <w:r>
        <w:rPr>
          <w:noProof/>
          <w14:ligatures w14:val="standardContextual"/>
        </w:rPr>
        <mc:AlternateContent>
          <mc:Choice Requires="wps">
            <w:drawing>
              <wp:anchor distT="0" distB="0" distL="114300" distR="114300" simplePos="0" relativeHeight="251658242" behindDoc="0" locked="0" layoutInCell="1" allowOverlap="1" wp14:anchorId="523586DD" wp14:editId="75FEA929">
                <wp:simplePos x="0" y="0"/>
                <wp:positionH relativeFrom="column">
                  <wp:posOffset>290224</wp:posOffset>
                </wp:positionH>
                <wp:positionV relativeFrom="paragraph">
                  <wp:posOffset>61595</wp:posOffset>
                </wp:positionV>
                <wp:extent cx="316230" cy="322580"/>
                <wp:effectExtent l="0" t="0" r="0" b="0"/>
                <wp:wrapNone/>
                <wp:docPr id="1546371013" name="Text Box 1"/>
                <wp:cNvGraphicFramePr/>
                <a:graphic xmlns:a="http://schemas.openxmlformats.org/drawingml/2006/main">
                  <a:graphicData uri="http://schemas.microsoft.com/office/word/2010/wordprocessingShape">
                    <wps:wsp>
                      <wps:cNvSpPr txBox="1"/>
                      <wps:spPr>
                        <a:xfrm>
                          <a:off x="0" y="0"/>
                          <a:ext cx="316230"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35381E" w14:textId="50DF1C2A" w:rsidR="00B279DB" w:rsidRDefault="00B279DB" w:rsidP="00B279D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586DD" id="_x0000_s1036" type="#_x0000_t202" style="position:absolute;left:0;text-align:left;margin-left:22.85pt;margin-top:4.85pt;width:24.9pt;height:25.4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" filled="f" stroked="f">
                <v:textbox>
                  <w:txbxContent>
                    <w:p w14:paraId="7D35381E" w14:textId="50DF1C2A" w:rsidR="00B279DB" w:rsidRDefault="00B279DB" w:rsidP="00B279DB">
                      <w:r>
                        <w:t>b)</w:t>
                      </w:r>
                    </w:p>
                  </w:txbxContent>
                </v:textbox>
              </v:shape>
            </w:pict>
          </mc:Fallback>
        </mc:AlternateContent>
      </w:r>
      <w:r w:rsidRPr="00CF132A">
        <w:rPr>
          <w:noProof/>
        </w:rPr>
        <w:drawing>
          <wp:inline distT="0" distB="0" distL="0" distR="0" wp14:anchorId="004C0615" wp14:editId="6FB49A30">
            <wp:extent cx="4710784" cy="1537555"/>
            <wp:effectExtent l="0" t="0" r="1270" b="0"/>
            <wp:docPr id="488105251" name="Picture 1" descr="A graph with numbers and a number of missing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05251" name="Picture 1" descr="A graph with numbers and a number of missing data&#10;&#10;AI-generated content may be incorrect."/>
                    <pic:cNvPicPr/>
                  </pic:nvPicPr>
                  <pic:blipFill>
                    <a:blip r:embed="rId22"/>
                    <a:stretch>
                      <a:fillRect/>
                    </a:stretch>
                  </pic:blipFill>
                  <pic:spPr>
                    <a:xfrm>
                      <a:off x="0" y="0"/>
                      <a:ext cx="4744187" cy="1548458"/>
                    </a:xfrm>
                    <a:prstGeom prst="rect">
                      <a:avLst/>
                    </a:prstGeom>
                  </pic:spPr>
                </pic:pic>
              </a:graphicData>
            </a:graphic>
          </wp:inline>
        </w:drawing>
      </w:r>
    </w:p>
    <w:p w14:paraId="5A07FFF3" w14:textId="47EEE8F2" w:rsidR="00A92E3C" w:rsidRDefault="00CF132A" w:rsidP="00CF132A">
      <w:pPr>
        <w:jc w:val="center"/>
      </w:pPr>
      <w:r w:rsidRPr="00CF132A">
        <w:rPr>
          <w:noProof/>
        </w:rPr>
        <w:drawing>
          <wp:inline distT="0" distB="0" distL="0" distR="0" wp14:anchorId="3EAB9C76" wp14:editId="3A53CE89">
            <wp:extent cx="4689519" cy="1557112"/>
            <wp:effectExtent l="0" t="0" r="0" b="5080"/>
            <wp:docPr id="1406492763"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2763" name="Picture 1" descr="A graph with blue dots&#10;&#10;AI-generated content may be incorrect."/>
                    <pic:cNvPicPr/>
                  </pic:nvPicPr>
                  <pic:blipFill>
                    <a:blip r:embed="rId23"/>
                    <a:stretch>
                      <a:fillRect/>
                    </a:stretch>
                  </pic:blipFill>
                  <pic:spPr>
                    <a:xfrm>
                      <a:off x="0" y="0"/>
                      <a:ext cx="4723348" cy="1568345"/>
                    </a:xfrm>
                    <a:prstGeom prst="rect">
                      <a:avLst/>
                    </a:prstGeom>
                  </pic:spPr>
                </pic:pic>
              </a:graphicData>
            </a:graphic>
          </wp:inline>
        </w:drawing>
      </w:r>
      <w:r w:rsidRPr="00CF132A">
        <w:t xml:space="preserve"> </w:t>
      </w:r>
    </w:p>
    <w:p w14:paraId="0BEB6391" w14:textId="74DAA7CB" w:rsidR="005C081F" w:rsidRPr="008B2109" w:rsidRDefault="00BD557D" w:rsidP="00C0357A">
      <w:pPr>
        <w:jc w:val="center"/>
        <w:rPr>
          <w:sz w:val="22"/>
          <w:szCs w:val="22"/>
        </w:rPr>
      </w:pPr>
      <w:r w:rsidRPr="008B2109">
        <w:rPr>
          <w:b/>
          <w:bCs/>
          <w:sz w:val="22"/>
          <w:szCs w:val="22"/>
        </w:rPr>
        <w:t xml:space="preserve">Figure </w:t>
      </w:r>
      <w:r w:rsidR="00C0357A" w:rsidRPr="008B2109">
        <w:rPr>
          <w:b/>
          <w:bCs/>
          <w:sz w:val="22"/>
          <w:szCs w:val="22"/>
        </w:rPr>
        <w:t>7</w:t>
      </w:r>
      <w:r w:rsidRPr="008B2109">
        <w:rPr>
          <w:b/>
          <w:bCs/>
          <w:sz w:val="22"/>
          <w:szCs w:val="22"/>
        </w:rPr>
        <w:t>:</w:t>
      </w:r>
      <w:r w:rsidRPr="008B2109">
        <w:rPr>
          <w:sz w:val="22"/>
          <w:szCs w:val="22"/>
        </w:rPr>
        <w:t xml:space="preserve"> </w:t>
      </w:r>
      <w:r w:rsidR="00A25325" w:rsidRPr="008B2109">
        <w:rPr>
          <w:sz w:val="22"/>
          <w:szCs w:val="22"/>
        </w:rPr>
        <w:t xml:space="preserve">The </w:t>
      </w:r>
      <w:r w:rsidR="009E5751" w:rsidRPr="008B2109">
        <w:rPr>
          <w:sz w:val="22"/>
          <w:szCs w:val="22"/>
        </w:rPr>
        <w:t>a) proportion of missing data</w:t>
      </w:r>
      <w:r w:rsidR="00A92E3C" w:rsidRPr="008B2109">
        <w:rPr>
          <w:sz w:val="22"/>
          <w:szCs w:val="22"/>
        </w:rPr>
        <w:t xml:space="preserve">, b) </w:t>
      </w:r>
      <w:r w:rsidR="00A25325" w:rsidRPr="008B2109">
        <w:rPr>
          <w:sz w:val="22"/>
          <w:szCs w:val="22"/>
        </w:rPr>
        <w:t xml:space="preserve">number of rows and </w:t>
      </w:r>
      <w:r w:rsidR="00A92E3C" w:rsidRPr="008B2109">
        <w:rPr>
          <w:sz w:val="22"/>
          <w:szCs w:val="22"/>
        </w:rPr>
        <w:t>c</w:t>
      </w:r>
      <w:r w:rsidR="00A25325" w:rsidRPr="008B2109">
        <w:rPr>
          <w:sz w:val="22"/>
          <w:szCs w:val="22"/>
        </w:rPr>
        <w:t xml:space="preserve">) </w:t>
      </w:r>
      <w:r w:rsidR="00A92E3C" w:rsidRPr="008B2109">
        <w:rPr>
          <w:sz w:val="22"/>
          <w:szCs w:val="22"/>
        </w:rPr>
        <w:t xml:space="preserve">number of </w:t>
      </w:r>
      <w:r w:rsidR="00A25325" w:rsidRPr="008B2109">
        <w:rPr>
          <w:sz w:val="22"/>
          <w:szCs w:val="22"/>
        </w:rPr>
        <w:t xml:space="preserve">columns remaining in the full input </w:t>
      </w:r>
      <w:r w:rsidR="00C0357A" w:rsidRPr="008B2109">
        <w:rPr>
          <w:sz w:val="22"/>
          <w:szCs w:val="22"/>
        </w:rPr>
        <w:t>data</w:t>
      </w:r>
      <w:r w:rsidR="00A25325" w:rsidRPr="008B2109">
        <w:rPr>
          <w:sz w:val="22"/>
          <w:szCs w:val="22"/>
        </w:rPr>
        <w:t xml:space="preserve">set (not split into folds or feature subsets) after </w:t>
      </w:r>
      <w:r w:rsidR="00C0357A" w:rsidRPr="008B2109">
        <w:rPr>
          <w:sz w:val="22"/>
          <w:szCs w:val="22"/>
        </w:rPr>
        <w:t xml:space="preserve">missing </w:t>
      </w:r>
      <w:r w:rsidR="005066DE" w:rsidRPr="008B2109">
        <w:rPr>
          <w:sz w:val="22"/>
          <w:szCs w:val="22"/>
        </w:rPr>
        <w:t>data removal for thresholds between 50%</w:t>
      </w:r>
      <w:r w:rsidR="00C0357A" w:rsidRPr="008B2109">
        <w:rPr>
          <w:sz w:val="22"/>
          <w:szCs w:val="22"/>
        </w:rPr>
        <w:t xml:space="preserve"> </w:t>
      </w:r>
      <w:r w:rsidR="005066DE" w:rsidRPr="008B2109">
        <w:rPr>
          <w:sz w:val="22"/>
          <w:szCs w:val="22"/>
        </w:rPr>
        <w:t>and 100%</w:t>
      </w:r>
      <w:r w:rsidR="00C0357A" w:rsidRPr="008B2109">
        <w:rPr>
          <w:sz w:val="22"/>
          <w:szCs w:val="22"/>
        </w:rPr>
        <w:t xml:space="preserve"> (no missing data removed)</w:t>
      </w:r>
      <w:r w:rsidR="005066DE" w:rsidRPr="008B2109">
        <w:rPr>
          <w:sz w:val="22"/>
          <w:szCs w:val="22"/>
        </w:rPr>
        <w:t>.</w:t>
      </w:r>
    </w:p>
    <w:p w14:paraId="4E95D48F" w14:textId="5405B601" w:rsidR="005C081F" w:rsidRDefault="005C081F" w:rsidP="00F02CA2">
      <w:pPr>
        <w:jc w:val="both"/>
      </w:pPr>
    </w:p>
    <w:p w14:paraId="71FDC88E" w14:textId="2B42FEFE" w:rsidR="007D50E8" w:rsidRDefault="00C0357A" w:rsidP="007D50E8">
      <w:pPr>
        <w:jc w:val="both"/>
      </w:pPr>
      <w:r>
        <w:t>I did not use s</w:t>
      </w:r>
      <w:r w:rsidR="00F02CA2">
        <w:t xml:space="preserve">tricter missing data </w:t>
      </w:r>
      <w:r>
        <w:t>thresholds</w:t>
      </w:r>
      <w:r w:rsidR="00F02CA2">
        <w:t xml:space="preserve"> </w:t>
      </w:r>
      <w:r>
        <w:t>to</w:t>
      </w:r>
      <w:r w:rsidR="00F02CA2">
        <w:t xml:space="preserve"> </w:t>
      </w:r>
      <w:r>
        <w:t>avoid</w:t>
      </w:r>
      <w:r w:rsidR="00F02CA2">
        <w:t xml:space="preserve"> introducing bias via removing missing data, as discussed </w:t>
      </w:r>
      <w:r>
        <w:t>above</w:t>
      </w:r>
      <w:r w:rsidR="00F02CA2">
        <w:t>.</w:t>
      </w:r>
      <w:r w:rsidR="00B240DA">
        <w:t xml:space="preserve"> Additionally, </w:t>
      </w:r>
      <w:r>
        <w:t>lower</w:t>
      </w:r>
      <w:r w:rsidR="00B240DA">
        <w:t xml:space="preserve"> missing data thresholds would have reduced the size of the dataset to</w:t>
      </w:r>
      <w:r w:rsidR="0076352D">
        <w:t xml:space="preserve"> </w:t>
      </w:r>
      <w:ins w:id="148" w:author="Minh Bui" w:date="2025-10-14T11:31:00Z" w16du:dateUtc="2025-10-14T00:31:00Z">
        <w:r w:rsidR="00A630C2">
          <w:t xml:space="preserve">only </w:t>
        </w:r>
      </w:ins>
      <w:r w:rsidR="0076352D">
        <w:t xml:space="preserve">700 rows, which </w:t>
      </w:r>
      <w:r>
        <w:t>is relatively small</w:t>
      </w:r>
      <w:del w:id="149" w:author="Minh Bui" w:date="2025-10-14T11:31:00Z" w16du:dateUtc="2025-10-14T00:31:00Z">
        <w:r w:rsidDel="00A630C2">
          <w:delText xml:space="preserve">, increasing the risk of </w:delText>
        </w:r>
        <w:r w:rsidR="0076352D" w:rsidDel="00A630C2">
          <w:delText>overfitting</w:delText>
        </w:r>
      </w:del>
      <w:ins w:id="150" w:author="Minh Bui" w:date="2025-10-14T11:31:00Z" w16du:dateUtc="2025-10-14T00:31:00Z">
        <w:r w:rsidR="00A630C2">
          <w:t xml:space="preserve"> and may not be enough for </w:t>
        </w:r>
        <w:r w:rsidR="00726C43">
          <w:t>model training</w:t>
        </w:r>
      </w:ins>
      <w:r w:rsidR="0076352D">
        <w:t>.</w:t>
      </w:r>
      <w:r w:rsidR="003B718F">
        <w:t xml:space="preserve"> </w:t>
      </w:r>
    </w:p>
    <w:p w14:paraId="1671F803" w14:textId="7D11F877" w:rsidR="00647A8A" w:rsidRPr="002211ED" w:rsidRDefault="00647A8A" w:rsidP="00647A8A">
      <w:pPr>
        <w:pStyle w:val="Heading3"/>
      </w:pPr>
      <w:commentRangeStart w:id="151"/>
      <w:r>
        <w:t>4.</w:t>
      </w:r>
      <w:r w:rsidR="00BE44E1">
        <w:t>3</w:t>
      </w:r>
      <w:r w:rsidR="00076A3E">
        <w:t>5</w:t>
      </w:r>
      <w:r>
        <w:t xml:space="preserve"> Summary of </w:t>
      </w:r>
      <w:r w:rsidR="00B86EBF">
        <w:t xml:space="preserve">Datasets Produced Via </w:t>
      </w:r>
      <w:r>
        <w:t>Pre</w:t>
      </w:r>
      <w:r w:rsidR="00B86EBF">
        <w:t xml:space="preserve">-Processing </w:t>
      </w:r>
      <w:r>
        <w:t xml:space="preserve">  </w:t>
      </w:r>
      <w:commentRangeEnd w:id="151"/>
      <w:r w:rsidR="0029738C">
        <w:rPr>
          <w:rStyle w:val="CommentReference"/>
          <w:rFonts w:eastAsia="Times New Roman" w:cs="Times New Roman"/>
          <w:color w:val="auto"/>
        </w:rPr>
        <w:commentReference w:id="151"/>
      </w:r>
    </w:p>
    <w:p w14:paraId="74CDCE58" w14:textId="2D24FF26" w:rsidR="00647A8A" w:rsidRDefault="00127E84" w:rsidP="00015E48">
      <w:pPr>
        <w:jc w:val="both"/>
        <w:rPr>
          <w:lang w:eastAsia="en-US"/>
        </w:rPr>
      </w:pPr>
      <w:r>
        <w:rPr>
          <w:lang w:eastAsia="en-US"/>
        </w:rPr>
        <w:t>The cleaned data was split into train/test subsets</w:t>
      </w:r>
      <w:r w:rsidR="0045245B">
        <w:rPr>
          <w:lang w:eastAsia="en-US"/>
        </w:rPr>
        <w:t xml:space="preserve"> in a 90:10</w:t>
      </w:r>
      <w:r w:rsidR="003B7C03">
        <w:rPr>
          <w:lang w:eastAsia="en-US"/>
        </w:rPr>
        <w:t xml:space="preserve"> ratio</w:t>
      </w:r>
      <w:r w:rsidR="0045245B">
        <w:rPr>
          <w:lang w:eastAsia="en-US"/>
        </w:rPr>
        <w:t xml:space="preserve">, with different versions of the split implemented for </w:t>
      </w:r>
      <w:r w:rsidR="00CC5185">
        <w:rPr>
          <w:lang w:eastAsia="en-US"/>
        </w:rPr>
        <w:t>CLP</w:t>
      </w:r>
      <w:r w:rsidR="0045245B">
        <w:rPr>
          <w:lang w:eastAsia="en-US"/>
        </w:rPr>
        <w:t xml:space="preserve"> </w:t>
      </w:r>
      <w:r w:rsidR="00CC5185">
        <w:rPr>
          <w:lang w:eastAsia="en-US"/>
        </w:rPr>
        <w:t>and</w:t>
      </w:r>
      <w:r w:rsidR="0045245B">
        <w:rPr>
          <w:lang w:eastAsia="en-US"/>
        </w:rPr>
        <w:t xml:space="preserve"> </w:t>
      </w:r>
      <w:r w:rsidR="00CC5185">
        <w:rPr>
          <w:lang w:eastAsia="en-US"/>
        </w:rPr>
        <w:t>forecasting</w:t>
      </w:r>
      <w:r w:rsidR="00015E48">
        <w:rPr>
          <w:lang w:eastAsia="en-US"/>
        </w:rPr>
        <w:t xml:space="preserve">. These subsets were each further split into 5 </w:t>
      </w:r>
      <w:r w:rsidR="001D6DF4">
        <w:rPr>
          <w:lang w:eastAsia="en-US"/>
        </w:rPr>
        <w:t>cross-validation folds</w:t>
      </w:r>
      <w:r w:rsidR="00015E48">
        <w:rPr>
          <w:lang w:eastAsia="en-US"/>
        </w:rPr>
        <w:t xml:space="preserve">. </w:t>
      </w:r>
      <w:r w:rsidR="003E71F7">
        <w:rPr>
          <w:lang w:eastAsia="en-US"/>
        </w:rPr>
        <w:t xml:space="preserve">5 versions of each fold </w:t>
      </w:r>
      <w:r w:rsidR="001D6DF4">
        <w:rPr>
          <w:lang w:eastAsia="en-US"/>
        </w:rPr>
        <w:t>were</w:t>
      </w:r>
      <w:r w:rsidR="003E71F7">
        <w:rPr>
          <w:lang w:eastAsia="en-US"/>
        </w:rPr>
        <w:t xml:space="preserve"> created by applying different feature selection mechanisms. Finally, 4</w:t>
      </w:r>
      <w:r w:rsidR="00015E48">
        <w:rPr>
          <w:lang w:eastAsia="en-US"/>
        </w:rPr>
        <w:t xml:space="preserve"> versions of each of </w:t>
      </w:r>
      <w:r w:rsidR="003E71F7">
        <w:rPr>
          <w:lang w:eastAsia="en-US"/>
        </w:rPr>
        <w:t>each feature subset/</w:t>
      </w:r>
      <w:r w:rsidR="00015E48">
        <w:rPr>
          <w:lang w:eastAsia="en-US"/>
        </w:rPr>
        <w:t xml:space="preserve">fold </w:t>
      </w:r>
      <w:r w:rsidR="003E71F7">
        <w:rPr>
          <w:lang w:eastAsia="en-US"/>
        </w:rPr>
        <w:t>combination</w:t>
      </w:r>
      <w:r w:rsidR="00015E48">
        <w:rPr>
          <w:lang w:eastAsia="en-US"/>
        </w:rPr>
        <w:t xml:space="preserve"> </w:t>
      </w:r>
      <w:r w:rsidR="003E71F7">
        <w:rPr>
          <w:lang w:eastAsia="en-US"/>
        </w:rPr>
        <w:t>was</w:t>
      </w:r>
      <w:r w:rsidR="00015E48">
        <w:rPr>
          <w:lang w:eastAsia="en-US"/>
        </w:rPr>
        <w:t xml:space="preserve"> produced by </w:t>
      </w:r>
      <w:r w:rsidR="003E71F7">
        <w:rPr>
          <w:lang w:eastAsia="en-US"/>
        </w:rPr>
        <w:t xml:space="preserve">applying </w:t>
      </w:r>
      <w:r w:rsidR="00015E48">
        <w:rPr>
          <w:lang w:eastAsia="en-US"/>
        </w:rPr>
        <w:t>iterative</w:t>
      </w:r>
      <w:r w:rsidR="003E71F7">
        <w:rPr>
          <w:lang w:eastAsia="en-US"/>
        </w:rPr>
        <w:t xml:space="preserve"> missing data removal with different thresholds of missing data allowed.</w:t>
      </w:r>
      <w:r w:rsidR="00015E48">
        <w:rPr>
          <w:lang w:eastAsia="en-US"/>
        </w:rPr>
        <w:t xml:space="preserve"> </w:t>
      </w:r>
    </w:p>
    <w:p w14:paraId="637BE8EC" w14:textId="77777777" w:rsidR="00015E48" w:rsidRDefault="00015E48" w:rsidP="00015E48">
      <w:pPr>
        <w:jc w:val="both"/>
        <w:rPr>
          <w:lang w:eastAsia="en-US"/>
        </w:rPr>
      </w:pPr>
    </w:p>
    <w:p w14:paraId="549B2277" w14:textId="4050C8E0" w:rsidR="00015E48" w:rsidRPr="00BE1664" w:rsidRDefault="00015E48" w:rsidP="00015E48">
      <w:pPr>
        <w:jc w:val="both"/>
        <w:rPr>
          <w:lang w:eastAsia="en-US"/>
        </w:rPr>
      </w:pPr>
      <w:r>
        <w:rPr>
          <w:lang w:eastAsia="en-US"/>
        </w:rPr>
        <w:t xml:space="preserve">This produced </w:t>
      </w:r>
      <w:r w:rsidR="0096782A">
        <w:rPr>
          <w:lang w:eastAsia="en-US"/>
        </w:rPr>
        <w:t>1</w:t>
      </w:r>
      <w:r w:rsidR="003E71F7">
        <w:rPr>
          <w:lang w:eastAsia="en-US"/>
        </w:rPr>
        <w:t>00</w:t>
      </w:r>
      <w:r w:rsidR="0096782A">
        <w:rPr>
          <w:lang w:eastAsia="en-US"/>
        </w:rPr>
        <w:t xml:space="preserve"> datasets </w:t>
      </w:r>
      <w:r w:rsidR="003B7C03">
        <w:rPr>
          <w:lang w:eastAsia="en-US"/>
        </w:rPr>
        <w:t xml:space="preserve">for each of </w:t>
      </w:r>
      <w:r w:rsidR="00CC5185">
        <w:rPr>
          <w:lang w:eastAsia="en-US"/>
        </w:rPr>
        <w:t>country-level prediction</w:t>
      </w:r>
      <w:r w:rsidR="003B7C03">
        <w:rPr>
          <w:lang w:eastAsia="en-US"/>
        </w:rPr>
        <w:t xml:space="preserve"> and </w:t>
      </w:r>
      <w:r w:rsidR="00CC5185">
        <w:rPr>
          <w:lang w:eastAsia="en-US"/>
        </w:rPr>
        <w:t>forecasting</w:t>
      </w:r>
      <w:r w:rsidR="003B7C03">
        <w:rPr>
          <w:lang w:eastAsia="en-US"/>
        </w:rPr>
        <w:t xml:space="preserve"> analyses.</w:t>
      </w:r>
      <w:r w:rsidR="0096782A">
        <w:rPr>
          <w:lang w:eastAsia="en-US"/>
        </w:rPr>
        <w:t xml:space="preserve"> </w:t>
      </w:r>
    </w:p>
    <w:p w14:paraId="4009D775" w14:textId="73D00FC2" w:rsidR="009B1754" w:rsidRPr="003A5C50" w:rsidRDefault="009B1754" w:rsidP="001503E2">
      <w:pPr>
        <w:pStyle w:val="Heading2"/>
      </w:pPr>
      <w:r w:rsidRPr="003A5C50">
        <w:t>4.</w:t>
      </w:r>
      <w:r w:rsidR="00BE44E1">
        <w:t>4</w:t>
      </w:r>
      <w:r w:rsidRPr="003A5C50">
        <w:t xml:space="preserve"> Models </w:t>
      </w:r>
      <w:r w:rsidR="005E4EDC">
        <w:t>Training and Fine-Tuning</w:t>
      </w:r>
    </w:p>
    <w:p w14:paraId="3A6E4D50" w14:textId="4A29FA11" w:rsidR="009B1754" w:rsidRDefault="009B1754" w:rsidP="0057560C">
      <w:pPr>
        <w:pStyle w:val="Heading3"/>
      </w:pPr>
      <w:r w:rsidRPr="003A5C50">
        <w:t>4.</w:t>
      </w:r>
      <w:r w:rsidR="005E4EDC">
        <w:t>4</w:t>
      </w:r>
      <w:r w:rsidRPr="003A5C50">
        <w:t xml:space="preserve">1 </w:t>
      </w:r>
      <w:r w:rsidR="001240E5">
        <w:t xml:space="preserve">Base Model </w:t>
      </w:r>
      <w:r w:rsidR="00E73652">
        <w:t xml:space="preserve">Development </w:t>
      </w:r>
    </w:p>
    <w:p w14:paraId="78BAF2D4" w14:textId="2E4E4F6C" w:rsidR="00E73652" w:rsidRDefault="00E73652" w:rsidP="00E73652">
      <w:pPr>
        <w:pStyle w:val="Heading4"/>
      </w:pPr>
      <w:r>
        <w:t>4.411 Training and Fine-Tuning</w:t>
      </w:r>
    </w:p>
    <w:p w14:paraId="7727ED5C" w14:textId="57630EC0" w:rsidR="001D2F72" w:rsidRDefault="00203830" w:rsidP="00203830">
      <w:pPr>
        <w:jc w:val="both"/>
      </w:pPr>
      <w:r>
        <w:t xml:space="preserve">Scikit Learn’s Random Forest Regressor, </w:t>
      </w:r>
      <w:proofErr w:type="spellStart"/>
      <w:r>
        <w:t>XGBoost’s</w:t>
      </w:r>
      <w:proofErr w:type="spellEnd"/>
      <w:r>
        <w:t xml:space="preserve"> </w:t>
      </w:r>
      <w:proofErr w:type="spellStart"/>
      <w:r>
        <w:t>XGBRegressor</w:t>
      </w:r>
      <w:proofErr w:type="spellEnd"/>
      <w:r>
        <w:t xml:space="preserve"> and </w:t>
      </w:r>
      <w:proofErr w:type="spellStart"/>
      <w:r>
        <w:t>LightGBM’s</w:t>
      </w:r>
      <w:proofErr w:type="spellEnd"/>
      <w:r>
        <w:t xml:space="preserve"> </w:t>
      </w:r>
      <w:proofErr w:type="spellStart"/>
      <w:r>
        <w:t>LGBMRegressor</w:t>
      </w:r>
      <w:proofErr w:type="spellEnd"/>
      <w:r w:rsidR="00C56CF2">
        <w:t xml:space="preserve"> </w:t>
      </w:r>
      <w:r>
        <w:t xml:space="preserve">were </w:t>
      </w:r>
      <w:r w:rsidR="001D2F72">
        <w:t xml:space="preserve">trained to predict the </w:t>
      </w:r>
      <w:r w:rsidR="00BD6F3C">
        <w:t>MMR</w:t>
      </w:r>
      <w:r w:rsidR="001D2F72">
        <w:t xml:space="preserve"> </w:t>
      </w:r>
      <w:r w:rsidR="003059DA">
        <w:t xml:space="preserve">for a specific </w:t>
      </w:r>
      <w:r w:rsidR="00BD6F3C">
        <w:t xml:space="preserve">country, </w:t>
      </w:r>
      <w:r w:rsidR="00122F36">
        <w:t>year</w:t>
      </w:r>
      <w:r w:rsidR="00BD6F3C">
        <w:t xml:space="preserve"> datapoint</w:t>
      </w:r>
      <w:r w:rsidR="00C56CF2">
        <w:t xml:space="preserve"> [16, 17, 18]</w:t>
      </w:r>
      <w:r w:rsidR="001D2F72">
        <w:t>. 100 versions of each model type were trained</w:t>
      </w:r>
      <w:r w:rsidR="009B0D5D">
        <w:t xml:space="preserve"> for </w:t>
      </w:r>
      <w:r w:rsidR="00CC5185">
        <w:t>country-level prediction (CLP)</w:t>
      </w:r>
      <w:r w:rsidR="001D2F72">
        <w:t xml:space="preserve">, with each version corresponding </w:t>
      </w:r>
      <w:r w:rsidR="009B0D5D">
        <w:t xml:space="preserve">to one of the 100 versions of the train dataset produced during pre-processing. Another 100 versions of each model type were trained </w:t>
      </w:r>
      <w:r w:rsidR="00CC5185">
        <w:t>to perform</w:t>
      </w:r>
      <w:r w:rsidR="009B0D5D">
        <w:t xml:space="preserve"> </w:t>
      </w:r>
      <w:r w:rsidR="00CC5185">
        <w:t>forecasting</w:t>
      </w:r>
      <w:r w:rsidR="009B0D5D">
        <w:t>.</w:t>
      </w:r>
    </w:p>
    <w:p w14:paraId="0F6FEFE9" w14:textId="77777777" w:rsidR="005217A8" w:rsidRDefault="005217A8" w:rsidP="00203830">
      <w:pPr>
        <w:jc w:val="both"/>
      </w:pPr>
    </w:p>
    <w:p w14:paraId="4894AC1E" w14:textId="7003E31C" w:rsidR="00CE5803" w:rsidRDefault="00E62C80" w:rsidP="00203830">
      <w:pPr>
        <w:jc w:val="both"/>
      </w:pPr>
      <w:r>
        <w:t>T</w:t>
      </w:r>
      <w:r w:rsidR="00CE5803">
        <w:t>he models’</w:t>
      </w:r>
      <w:r w:rsidR="0095797F">
        <w:t xml:space="preserve"> </w:t>
      </w:r>
      <w:r w:rsidR="00CE5803">
        <w:t>hyperparameters</w:t>
      </w:r>
      <w:r>
        <w:t xml:space="preserve"> were fine-tuned using the Optuna hyperparameter optimisation framework</w:t>
      </w:r>
      <w:r w:rsidR="00D733A4">
        <w:t xml:space="preserve"> [</w:t>
      </w:r>
      <w:r w:rsidR="00EA6390">
        <w:t>1</w:t>
      </w:r>
      <w:r w:rsidR="00C56CF2">
        <w:t>9</w:t>
      </w:r>
      <w:r w:rsidR="00D733A4">
        <w:t>]</w:t>
      </w:r>
      <w:r w:rsidR="0095797F">
        <w:t xml:space="preserve">. </w:t>
      </w:r>
      <w:r w:rsidR="004C71E2">
        <w:t>F</w:t>
      </w:r>
      <w:r w:rsidR="00467027">
        <w:t>inetun</w:t>
      </w:r>
      <w:r w:rsidR="004C71E2">
        <w:t>ing</w:t>
      </w:r>
      <w:r w:rsidR="00467027">
        <w:t xml:space="preserve"> </w:t>
      </w:r>
      <w:r w:rsidR="004C71E2">
        <w:t xml:space="preserve">occurred </w:t>
      </w:r>
      <w:r w:rsidR="00467027">
        <w:t>over 1,000 Optuna trials, where each trial represent</w:t>
      </w:r>
      <w:r w:rsidR="004C71E2">
        <w:t>ed</w:t>
      </w:r>
      <w:r w:rsidR="00467027">
        <w:t xml:space="preserve"> a choice of values for the subset of hyperparameters </w:t>
      </w:r>
      <w:r w:rsidR="00AC24DE">
        <w:t>being</w:t>
      </w:r>
      <w:r w:rsidR="00467027">
        <w:t xml:space="preserve"> tun</w:t>
      </w:r>
      <w:r w:rsidR="00AC24DE">
        <w:t>ed</w:t>
      </w:r>
      <w:r w:rsidR="00467027">
        <w:t>.</w:t>
      </w:r>
      <w:r w:rsidR="00ED53CE">
        <w:t xml:space="preserve"> </w:t>
      </w:r>
      <w:r w:rsidR="00467027">
        <w:t xml:space="preserve">See Tables </w:t>
      </w:r>
      <w:r w:rsidR="006D4436">
        <w:t>6</w:t>
      </w:r>
      <w:r w:rsidR="00467027">
        <w:t xml:space="preserve">, </w:t>
      </w:r>
      <w:r w:rsidR="006D4436">
        <w:t>7</w:t>
      </w:r>
      <w:r w:rsidR="00467027">
        <w:t xml:space="preserve">, and </w:t>
      </w:r>
      <w:r w:rsidR="006D4436">
        <w:t>8</w:t>
      </w:r>
      <w:r w:rsidR="00467027">
        <w:t xml:space="preserve"> for the specific hyperparameters fine-tuned for each model</w:t>
      </w:r>
      <w:r w:rsidR="003467FC">
        <w:t xml:space="preserve"> type</w:t>
      </w:r>
      <w:r w:rsidR="00467027">
        <w:t>.</w:t>
      </w:r>
      <w:r w:rsidR="00467027" w:rsidRPr="00467027">
        <w:t xml:space="preserve"> </w:t>
      </w:r>
      <w:r w:rsidR="00467027">
        <w:t>All other hyperparameters were set to their default values.</w:t>
      </w:r>
      <w:r w:rsidR="00ED53CE">
        <w:t xml:space="preserve"> During each trial, the model being fine-tuned was </w:t>
      </w:r>
      <w:r w:rsidR="00A57307">
        <w:t>fit</w:t>
      </w:r>
      <w:r w:rsidR="00ED53CE">
        <w:t xml:space="preserve"> </w:t>
      </w:r>
      <w:r w:rsidR="00A57307">
        <w:t>to</w:t>
      </w:r>
      <w:r w:rsidR="00ED53CE">
        <w:t xml:space="preserve"> its associated </w:t>
      </w:r>
      <w:r w:rsidR="00C351F2">
        <w:t>train data</w:t>
      </w:r>
      <w:r w:rsidR="00D733A4">
        <w:t xml:space="preserve"> </w:t>
      </w:r>
      <w:r w:rsidR="003467FC">
        <w:t>using</w:t>
      </w:r>
      <w:r w:rsidR="00D733A4">
        <w:t xml:space="preserve"> the chosen hyperparameter values. </w:t>
      </w:r>
      <w:r w:rsidR="007A7710">
        <w:t>Its performance was evaluated by calculating the mean squared error</w:t>
      </w:r>
      <w:r w:rsidR="003238CE">
        <w:t xml:space="preserve"> (MSE)</w:t>
      </w:r>
      <w:r w:rsidR="007A7710">
        <w:t xml:space="preserve"> of </w:t>
      </w:r>
      <w:r w:rsidR="009C32EF">
        <w:t>its</w:t>
      </w:r>
      <w:r w:rsidR="007A7710">
        <w:t xml:space="preserve"> predictions on the associated validation fold.</w:t>
      </w:r>
      <w:r w:rsidR="003238CE">
        <w:t xml:space="preserve"> The </w:t>
      </w:r>
      <w:r w:rsidR="00BD6F3C">
        <w:t>set of hyperparameters</w:t>
      </w:r>
      <w:r w:rsidR="003238CE">
        <w:t xml:space="preserve"> with the lowest validation MSE across the 1,000 trials was saved</w:t>
      </w:r>
      <w:r w:rsidR="00BD6F3C">
        <w:t xml:space="preserve"> and used to define the highest performing model.</w:t>
      </w:r>
      <w:r w:rsidR="00DE208A">
        <w:t xml:space="preserve"> These best-performing hyperparameters can be accessed via the Optuna trial objects in the linked GitHub repository. </w:t>
      </w:r>
    </w:p>
    <w:p w14:paraId="60FFF04A" w14:textId="77777777" w:rsidR="00FC4757" w:rsidRDefault="00FC4757" w:rsidP="00203830">
      <w:pPr>
        <w:jc w:val="both"/>
      </w:pPr>
    </w:p>
    <w:p w14:paraId="45DE8EC8" w14:textId="48D88E72" w:rsidR="00CC4556" w:rsidRDefault="00FC4757" w:rsidP="00203830">
      <w:pPr>
        <w:jc w:val="both"/>
      </w:pPr>
      <w:r>
        <w:t xml:space="preserve">This </w:t>
      </w:r>
      <w:r w:rsidR="00C3590E">
        <w:t>method</w:t>
      </w:r>
      <w:r>
        <w:t xml:space="preserve"> produced </w:t>
      </w:r>
      <w:r w:rsidR="00BD6F3C">
        <w:t>3</w:t>
      </w:r>
      <w:r>
        <w:t>00 fine-tuned</w:t>
      </w:r>
      <w:r w:rsidR="00BD6F3C">
        <w:t xml:space="preserve"> models (100 each of</w:t>
      </w:r>
      <w:r>
        <w:t xml:space="preserve"> </w:t>
      </w:r>
      <w:r w:rsidR="00A40420">
        <w:t xml:space="preserve">XGBoost, LightGBM, and Random Forest </w:t>
      </w:r>
      <w:r>
        <w:t>models</w:t>
      </w:r>
      <w:r w:rsidR="00BD6F3C">
        <w:t>)</w:t>
      </w:r>
      <w:r>
        <w:t xml:space="preserve"> </w:t>
      </w:r>
      <w:r w:rsidR="00C3590E">
        <w:t xml:space="preserve">for </w:t>
      </w:r>
      <w:r w:rsidR="00CC5185">
        <w:t xml:space="preserve">CLP </w:t>
      </w:r>
      <w:r w:rsidR="00B23D22">
        <w:t xml:space="preserve">and </w:t>
      </w:r>
      <w:r w:rsidR="00BD6F3C">
        <w:t>300</w:t>
      </w:r>
      <w:r w:rsidR="00B23D22">
        <w:t xml:space="preserve"> models for </w:t>
      </w:r>
      <w:r w:rsidR="00CC5185">
        <w:t>forecasting</w:t>
      </w:r>
      <w:r w:rsidR="00C3590E">
        <w:t>.</w:t>
      </w:r>
      <w:r w:rsidR="00FB4691">
        <w:t xml:space="preserve"> Thus, 600 models were fine-tuned in tota</w:t>
      </w:r>
      <w:r w:rsidR="00440E4E">
        <w:t xml:space="preserve">l, which took </w:t>
      </w:r>
      <w:r w:rsidR="009C3278">
        <w:t xml:space="preserve">1 to </w:t>
      </w:r>
      <w:r w:rsidR="00B9646F">
        <w:t>2 days</w:t>
      </w:r>
      <w:r w:rsidR="00CC4556">
        <w:t xml:space="preserve">. </w:t>
      </w:r>
      <w:r w:rsidR="00440E4E">
        <w:t>Due to</w:t>
      </w:r>
      <w:r w:rsidR="006D46B4">
        <w:t xml:space="preserve"> this computational </w:t>
      </w:r>
      <w:r w:rsidR="00440E4E">
        <w:t>demand</w:t>
      </w:r>
      <w:r w:rsidR="00CC4556">
        <w:t xml:space="preserve">, </w:t>
      </w:r>
      <w:r w:rsidR="006D46B4">
        <w:t xml:space="preserve">fine-tuning was conducted </w:t>
      </w:r>
      <w:r w:rsidR="00440E4E">
        <w:t>with</w:t>
      </w:r>
      <w:r w:rsidR="006D46B4">
        <w:t xml:space="preserve"> </w:t>
      </w:r>
      <w:r w:rsidR="00BD6F3C">
        <w:t xml:space="preserve">only </w:t>
      </w:r>
      <w:r w:rsidR="00D52972">
        <w:t>one</w:t>
      </w:r>
      <w:r w:rsidR="006D46B4">
        <w:t xml:space="preserve"> metric </w:t>
      </w:r>
      <w:r w:rsidR="00440E4E">
        <w:t>as opposed to</w:t>
      </w:r>
      <w:r w:rsidR="006D46B4">
        <w:t xml:space="preserve"> multiple metrics capturing different information. MSE was </w:t>
      </w:r>
      <w:r w:rsidR="00974F87">
        <w:t>used because it</w:t>
      </w:r>
      <w:r w:rsidR="006D46B4">
        <w:t xml:space="preserve"> heavily penalise</w:t>
      </w:r>
      <w:r w:rsidR="00974F87">
        <w:t>s</w:t>
      </w:r>
      <w:r w:rsidR="006D46B4">
        <w:t xml:space="preserve"> outliers, which in this context</w:t>
      </w:r>
      <w:r w:rsidR="00974F87">
        <w:t xml:space="preserve"> would</w:t>
      </w:r>
      <w:r w:rsidR="006D46B4">
        <w:t xml:space="preserve"> most likely </w:t>
      </w:r>
      <w:r w:rsidR="00440E4E">
        <w:t>be</w:t>
      </w:r>
      <w:r w:rsidR="006D46B4">
        <w:t xml:space="preserve"> errors in the high MMR estimates for lower-income countries. </w:t>
      </w:r>
      <w:r w:rsidR="00BD6F3C">
        <w:t xml:space="preserve"> </w:t>
      </w:r>
    </w:p>
    <w:p w14:paraId="52889712" w14:textId="77777777" w:rsidR="00F36830" w:rsidRDefault="00F36830" w:rsidP="00F36830">
      <w:pPr>
        <w:jc w:val="both"/>
      </w:pPr>
    </w:p>
    <w:p w14:paraId="5D186461" w14:textId="13CE8853" w:rsidR="00F36830" w:rsidRPr="008B2109" w:rsidRDefault="00F36830" w:rsidP="00F36830">
      <w:pPr>
        <w:jc w:val="center"/>
        <w:rPr>
          <w:sz w:val="22"/>
          <w:szCs w:val="22"/>
        </w:rPr>
      </w:pPr>
      <w:r w:rsidRPr="008B2109">
        <w:rPr>
          <w:b/>
          <w:bCs/>
          <w:sz w:val="22"/>
          <w:szCs w:val="22"/>
        </w:rPr>
        <w:t xml:space="preserve">Table </w:t>
      </w:r>
      <w:r w:rsidR="006D4436" w:rsidRPr="008B2109">
        <w:rPr>
          <w:b/>
          <w:bCs/>
          <w:sz w:val="22"/>
          <w:szCs w:val="22"/>
        </w:rPr>
        <w:t>6</w:t>
      </w:r>
      <w:r w:rsidRPr="008B2109">
        <w:rPr>
          <w:b/>
          <w:bCs/>
          <w:sz w:val="22"/>
          <w:szCs w:val="22"/>
        </w:rPr>
        <w:t>:</w:t>
      </w:r>
      <w:r w:rsidRPr="008B2109">
        <w:rPr>
          <w:sz w:val="22"/>
          <w:szCs w:val="22"/>
        </w:rPr>
        <w:t xml:space="preserve"> Hyperparameter Tuning for Scikit-Learn’s Random Forest Regressor</w:t>
      </w:r>
      <w:r w:rsidR="00C56CF2" w:rsidRPr="008B2109">
        <w:rPr>
          <w:sz w:val="22"/>
          <w:szCs w:val="22"/>
        </w:rPr>
        <w:t xml:space="preserve"> [16]</w:t>
      </w:r>
    </w:p>
    <w:tbl>
      <w:tblPr>
        <w:tblStyle w:val="TableGrid"/>
        <w:tblW w:w="0" w:type="auto"/>
        <w:tblLook w:val="04A0" w:firstRow="1" w:lastRow="0" w:firstColumn="1" w:lastColumn="0" w:noHBand="0" w:noVBand="1"/>
      </w:tblPr>
      <w:tblGrid>
        <w:gridCol w:w="2122"/>
        <w:gridCol w:w="5244"/>
        <w:gridCol w:w="1650"/>
      </w:tblGrid>
      <w:tr w:rsidR="00F36830" w14:paraId="1E571522" w14:textId="77777777" w:rsidTr="00DE208A">
        <w:tc>
          <w:tcPr>
            <w:tcW w:w="2122" w:type="dxa"/>
          </w:tcPr>
          <w:p w14:paraId="0BCFCB16" w14:textId="77777777" w:rsidR="00F36830" w:rsidRPr="008B2109" w:rsidRDefault="00F36830" w:rsidP="000712C3">
            <w:pPr>
              <w:jc w:val="center"/>
              <w:rPr>
                <w:b/>
                <w:bCs/>
                <w:sz w:val="20"/>
                <w:szCs w:val="20"/>
              </w:rPr>
            </w:pPr>
            <w:r w:rsidRPr="008B2109">
              <w:rPr>
                <w:b/>
                <w:bCs/>
                <w:sz w:val="20"/>
                <w:szCs w:val="20"/>
              </w:rPr>
              <w:t>Hyperparameter Name in Scikit-Learn</w:t>
            </w:r>
          </w:p>
        </w:tc>
        <w:tc>
          <w:tcPr>
            <w:tcW w:w="5244" w:type="dxa"/>
          </w:tcPr>
          <w:p w14:paraId="3DAEC968" w14:textId="77777777" w:rsidR="00F36830" w:rsidRPr="008B2109" w:rsidRDefault="00F36830" w:rsidP="000712C3">
            <w:pPr>
              <w:jc w:val="center"/>
              <w:rPr>
                <w:b/>
                <w:bCs/>
                <w:sz w:val="20"/>
                <w:szCs w:val="20"/>
              </w:rPr>
            </w:pPr>
            <w:r w:rsidRPr="008B2109">
              <w:rPr>
                <w:b/>
                <w:bCs/>
                <w:sz w:val="20"/>
                <w:szCs w:val="20"/>
              </w:rPr>
              <w:t>Hyperparameter Function</w:t>
            </w:r>
          </w:p>
        </w:tc>
        <w:tc>
          <w:tcPr>
            <w:tcW w:w="1650" w:type="dxa"/>
          </w:tcPr>
          <w:p w14:paraId="75718062" w14:textId="77777777" w:rsidR="00F36830" w:rsidRPr="008B2109" w:rsidRDefault="00F36830" w:rsidP="000712C3">
            <w:pPr>
              <w:jc w:val="center"/>
              <w:rPr>
                <w:b/>
                <w:bCs/>
                <w:sz w:val="20"/>
                <w:szCs w:val="20"/>
              </w:rPr>
            </w:pPr>
            <w:r w:rsidRPr="008B2109">
              <w:rPr>
                <w:b/>
                <w:bCs/>
                <w:sz w:val="20"/>
                <w:szCs w:val="20"/>
              </w:rPr>
              <w:t>Range of Potential Values</w:t>
            </w:r>
          </w:p>
        </w:tc>
      </w:tr>
      <w:tr w:rsidR="00F36830" w14:paraId="761F08B7" w14:textId="77777777" w:rsidTr="00DE208A">
        <w:tc>
          <w:tcPr>
            <w:tcW w:w="2122" w:type="dxa"/>
          </w:tcPr>
          <w:p w14:paraId="0DD271A0" w14:textId="77777777" w:rsidR="00F36830" w:rsidRPr="008B2109" w:rsidRDefault="00F36830" w:rsidP="000712C3">
            <w:pPr>
              <w:jc w:val="center"/>
              <w:rPr>
                <w:sz w:val="20"/>
                <w:szCs w:val="20"/>
              </w:rPr>
            </w:pPr>
            <w:proofErr w:type="spellStart"/>
            <w:r w:rsidRPr="008B2109">
              <w:rPr>
                <w:sz w:val="20"/>
                <w:szCs w:val="20"/>
              </w:rPr>
              <w:t>n_estimators</w:t>
            </w:r>
            <w:proofErr w:type="spellEnd"/>
          </w:p>
        </w:tc>
        <w:tc>
          <w:tcPr>
            <w:tcW w:w="5244" w:type="dxa"/>
          </w:tcPr>
          <w:p w14:paraId="5D5DCA69" w14:textId="2689591C" w:rsidR="00F36830" w:rsidRPr="008B2109" w:rsidRDefault="00F36830" w:rsidP="000712C3">
            <w:pPr>
              <w:jc w:val="center"/>
              <w:rPr>
                <w:sz w:val="20"/>
                <w:szCs w:val="20"/>
              </w:rPr>
            </w:pPr>
            <w:r w:rsidRPr="008B2109">
              <w:rPr>
                <w:sz w:val="20"/>
                <w:szCs w:val="20"/>
              </w:rPr>
              <w:t>The number of trees.</w:t>
            </w:r>
          </w:p>
        </w:tc>
        <w:tc>
          <w:tcPr>
            <w:tcW w:w="1650" w:type="dxa"/>
          </w:tcPr>
          <w:p w14:paraId="722AFC54" w14:textId="77777777" w:rsidR="00F36830" w:rsidRPr="008B2109" w:rsidRDefault="00F36830" w:rsidP="000712C3">
            <w:pPr>
              <w:jc w:val="center"/>
              <w:rPr>
                <w:sz w:val="20"/>
                <w:szCs w:val="20"/>
              </w:rPr>
            </w:pPr>
            <w:r w:rsidRPr="008B2109">
              <w:rPr>
                <w:sz w:val="20"/>
                <w:szCs w:val="20"/>
              </w:rPr>
              <w:t>10 to 300</w:t>
            </w:r>
          </w:p>
        </w:tc>
      </w:tr>
      <w:tr w:rsidR="00F36830" w14:paraId="7BFA2BC3" w14:textId="77777777" w:rsidTr="00DE208A">
        <w:tc>
          <w:tcPr>
            <w:tcW w:w="2122" w:type="dxa"/>
          </w:tcPr>
          <w:p w14:paraId="1F9E4B65" w14:textId="77777777" w:rsidR="00F36830" w:rsidRPr="008B2109" w:rsidRDefault="00F36830" w:rsidP="000712C3">
            <w:pPr>
              <w:jc w:val="center"/>
              <w:rPr>
                <w:sz w:val="20"/>
                <w:szCs w:val="20"/>
              </w:rPr>
            </w:pPr>
            <w:proofErr w:type="spellStart"/>
            <w:r w:rsidRPr="008B2109">
              <w:rPr>
                <w:sz w:val="20"/>
                <w:szCs w:val="20"/>
              </w:rPr>
              <w:t>max_depth</w:t>
            </w:r>
            <w:proofErr w:type="spellEnd"/>
          </w:p>
        </w:tc>
        <w:tc>
          <w:tcPr>
            <w:tcW w:w="5244" w:type="dxa"/>
          </w:tcPr>
          <w:p w14:paraId="16BF1F5C" w14:textId="75039C1F" w:rsidR="00F36830" w:rsidRPr="008B2109" w:rsidRDefault="00F36830" w:rsidP="000712C3">
            <w:pPr>
              <w:jc w:val="center"/>
              <w:rPr>
                <w:sz w:val="20"/>
                <w:szCs w:val="20"/>
              </w:rPr>
            </w:pPr>
            <w:r w:rsidRPr="008B2109">
              <w:rPr>
                <w:sz w:val="20"/>
                <w:szCs w:val="20"/>
              </w:rPr>
              <w:t>The maximum depth of trees.</w:t>
            </w:r>
          </w:p>
        </w:tc>
        <w:tc>
          <w:tcPr>
            <w:tcW w:w="1650" w:type="dxa"/>
          </w:tcPr>
          <w:p w14:paraId="3D22D2B5" w14:textId="77777777" w:rsidR="00F36830" w:rsidRPr="008B2109" w:rsidRDefault="00F36830" w:rsidP="000712C3">
            <w:pPr>
              <w:jc w:val="center"/>
              <w:rPr>
                <w:sz w:val="20"/>
                <w:szCs w:val="20"/>
              </w:rPr>
            </w:pPr>
            <w:r w:rsidRPr="008B2109">
              <w:rPr>
                <w:sz w:val="20"/>
                <w:szCs w:val="20"/>
              </w:rPr>
              <w:t>3 to 25</w:t>
            </w:r>
          </w:p>
        </w:tc>
      </w:tr>
      <w:tr w:rsidR="00F36830" w14:paraId="4C0C1E73" w14:textId="77777777" w:rsidTr="00DE208A">
        <w:tc>
          <w:tcPr>
            <w:tcW w:w="2122" w:type="dxa"/>
          </w:tcPr>
          <w:p w14:paraId="476DD904" w14:textId="77777777" w:rsidR="00F36830" w:rsidRPr="008B2109" w:rsidRDefault="00F36830" w:rsidP="000712C3">
            <w:pPr>
              <w:jc w:val="center"/>
              <w:rPr>
                <w:sz w:val="20"/>
                <w:szCs w:val="20"/>
              </w:rPr>
            </w:pPr>
            <w:proofErr w:type="spellStart"/>
            <w:r w:rsidRPr="008B2109">
              <w:rPr>
                <w:sz w:val="20"/>
                <w:szCs w:val="20"/>
              </w:rPr>
              <w:t>min_samples_split</w:t>
            </w:r>
            <w:proofErr w:type="spellEnd"/>
          </w:p>
        </w:tc>
        <w:tc>
          <w:tcPr>
            <w:tcW w:w="5244" w:type="dxa"/>
          </w:tcPr>
          <w:p w14:paraId="5C2B4DFC" w14:textId="77777777" w:rsidR="00F36830" w:rsidRPr="008B2109" w:rsidRDefault="00F36830" w:rsidP="000712C3">
            <w:pPr>
              <w:jc w:val="center"/>
              <w:rPr>
                <w:sz w:val="20"/>
                <w:szCs w:val="20"/>
              </w:rPr>
            </w:pPr>
            <w:r w:rsidRPr="008B2109">
              <w:rPr>
                <w:sz w:val="20"/>
                <w:szCs w:val="20"/>
              </w:rPr>
              <w:t>The minimum number of samples/rows for which an internal node can be split.</w:t>
            </w:r>
          </w:p>
        </w:tc>
        <w:tc>
          <w:tcPr>
            <w:tcW w:w="1650" w:type="dxa"/>
          </w:tcPr>
          <w:p w14:paraId="045BAD18" w14:textId="77777777" w:rsidR="00F36830" w:rsidRPr="008B2109" w:rsidRDefault="00F36830" w:rsidP="000712C3">
            <w:pPr>
              <w:jc w:val="center"/>
              <w:rPr>
                <w:sz w:val="20"/>
                <w:szCs w:val="20"/>
              </w:rPr>
            </w:pPr>
            <w:r w:rsidRPr="008B2109">
              <w:rPr>
                <w:sz w:val="20"/>
                <w:szCs w:val="20"/>
              </w:rPr>
              <w:t>2 to 10</w:t>
            </w:r>
          </w:p>
        </w:tc>
      </w:tr>
      <w:tr w:rsidR="00F36830" w14:paraId="33EA134F" w14:textId="77777777" w:rsidTr="00DE208A">
        <w:tc>
          <w:tcPr>
            <w:tcW w:w="2122" w:type="dxa"/>
          </w:tcPr>
          <w:p w14:paraId="07F90C7B" w14:textId="77777777" w:rsidR="00F36830" w:rsidRPr="008B2109" w:rsidRDefault="00F36830" w:rsidP="000712C3">
            <w:pPr>
              <w:jc w:val="center"/>
              <w:rPr>
                <w:sz w:val="20"/>
                <w:szCs w:val="20"/>
              </w:rPr>
            </w:pPr>
            <w:r w:rsidRPr="008B2109">
              <w:rPr>
                <w:sz w:val="20"/>
                <w:szCs w:val="20"/>
              </w:rPr>
              <w:t>bootstrap</w:t>
            </w:r>
          </w:p>
        </w:tc>
        <w:tc>
          <w:tcPr>
            <w:tcW w:w="5244" w:type="dxa"/>
          </w:tcPr>
          <w:p w14:paraId="786070F8" w14:textId="57B9BFCD" w:rsidR="00F36830" w:rsidRPr="008B2109" w:rsidRDefault="00F36830" w:rsidP="000712C3">
            <w:pPr>
              <w:jc w:val="center"/>
              <w:rPr>
                <w:sz w:val="20"/>
                <w:szCs w:val="20"/>
              </w:rPr>
            </w:pPr>
            <w:r w:rsidRPr="008B2109">
              <w:rPr>
                <w:sz w:val="20"/>
                <w:szCs w:val="20"/>
              </w:rPr>
              <w:t xml:space="preserve">Whether each tree </w:t>
            </w:r>
            <w:r w:rsidR="00BD6F3C" w:rsidRPr="008B2109">
              <w:rPr>
                <w:sz w:val="20"/>
                <w:szCs w:val="20"/>
              </w:rPr>
              <w:t>was</w:t>
            </w:r>
            <w:r w:rsidRPr="008B2109">
              <w:rPr>
                <w:sz w:val="20"/>
                <w:szCs w:val="20"/>
              </w:rPr>
              <w:t xml:space="preserve"> trained on a random subset of samples.</w:t>
            </w:r>
          </w:p>
        </w:tc>
        <w:tc>
          <w:tcPr>
            <w:tcW w:w="1650" w:type="dxa"/>
          </w:tcPr>
          <w:p w14:paraId="26DAD354" w14:textId="77777777" w:rsidR="00F36830" w:rsidRPr="008B2109" w:rsidRDefault="00F36830" w:rsidP="000712C3">
            <w:pPr>
              <w:jc w:val="center"/>
              <w:rPr>
                <w:sz w:val="20"/>
                <w:szCs w:val="20"/>
              </w:rPr>
            </w:pPr>
            <w:r w:rsidRPr="008B2109">
              <w:rPr>
                <w:sz w:val="20"/>
                <w:szCs w:val="20"/>
              </w:rPr>
              <w:t>True or False</w:t>
            </w:r>
          </w:p>
        </w:tc>
      </w:tr>
      <w:tr w:rsidR="00F36830" w14:paraId="6CC98F10" w14:textId="77777777" w:rsidTr="00DE208A">
        <w:tc>
          <w:tcPr>
            <w:tcW w:w="2122" w:type="dxa"/>
          </w:tcPr>
          <w:p w14:paraId="35F396B7" w14:textId="77777777" w:rsidR="00F36830" w:rsidRPr="008B2109" w:rsidRDefault="00F36830" w:rsidP="000712C3">
            <w:pPr>
              <w:jc w:val="center"/>
              <w:rPr>
                <w:sz w:val="20"/>
                <w:szCs w:val="20"/>
              </w:rPr>
            </w:pPr>
            <w:proofErr w:type="spellStart"/>
            <w:r w:rsidRPr="008B2109">
              <w:rPr>
                <w:sz w:val="20"/>
                <w:szCs w:val="20"/>
              </w:rPr>
              <w:t>max_samples</w:t>
            </w:r>
            <w:proofErr w:type="spellEnd"/>
          </w:p>
        </w:tc>
        <w:tc>
          <w:tcPr>
            <w:tcW w:w="5244" w:type="dxa"/>
          </w:tcPr>
          <w:p w14:paraId="5CE9BC3A" w14:textId="12159CC8" w:rsidR="00F36830" w:rsidRPr="008B2109" w:rsidRDefault="00AC29AA" w:rsidP="000712C3">
            <w:pPr>
              <w:jc w:val="center"/>
              <w:rPr>
                <w:sz w:val="20"/>
                <w:szCs w:val="20"/>
              </w:rPr>
            </w:pPr>
            <w:r>
              <w:rPr>
                <w:sz w:val="20"/>
                <w:szCs w:val="20"/>
              </w:rPr>
              <w:t>P</w:t>
            </w:r>
            <w:r w:rsidR="00F36830" w:rsidRPr="008B2109">
              <w:rPr>
                <w:sz w:val="20"/>
                <w:szCs w:val="20"/>
              </w:rPr>
              <w:t xml:space="preserve">roportion of the full dataset used to train </w:t>
            </w:r>
            <w:r w:rsidR="00602A3E" w:rsidRPr="008B2109">
              <w:rPr>
                <w:sz w:val="20"/>
                <w:szCs w:val="20"/>
              </w:rPr>
              <w:t xml:space="preserve">each </w:t>
            </w:r>
            <w:r w:rsidR="00F36830" w:rsidRPr="008B2109">
              <w:rPr>
                <w:sz w:val="20"/>
                <w:szCs w:val="20"/>
              </w:rPr>
              <w:t xml:space="preserve">base estimator. This parameter </w:t>
            </w:r>
            <w:r w:rsidR="00BD6F3C" w:rsidRPr="008B2109">
              <w:rPr>
                <w:sz w:val="20"/>
                <w:szCs w:val="20"/>
              </w:rPr>
              <w:t>wa</w:t>
            </w:r>
            <w:r w:rsidR="00F36830" w:rsidRPr="008B2109">
              <w:rPr>
                <w:sz w:val="20"/>
                <w:szCs w:val="20"/>
              </w:rPr>
              <w:t xml:space="preserve">s not used </w:t>
            </w:r>
            <w:r w:rsidR="006B0F4C" w:rsidRPr="008B2109">
              <w:rPr>
                <w:sz w:val="20"/>
                <w:szCs w:val="20"/>
              </w:rPr>
              <w:t>when</w:t>
            </w:r>
            <w:r w:rsidR="00F36830" w:rsidRPr="008B2109">
              <w:rPr>
                <w:sz w:val="20"/>
                <w:szCs w:val="20"/>
              </w:rPr>
              <w:t xml:space="preserve"> bootstrap is set to False.</w:t>
            </w:r>
          </w:p>
        </w:tc>
        <w:tc>
          <w:tcPr>
            <w:tcW w:w="1650" w:type="dxa"/>
          </w:tcPr>
          <w:p w14:paraId="0DE6DD6E" w14:textId="77777777" w:rsidR="00F36830" w:rsidRPr="008B2109" w:rsidRDefault="00F36830" w:rsidP="000712C3">
            <w:pPr>
              <w:jc w:val="center"/>
              <w:rPr>
                <w:sz w:val="20"/>
                <w:szCs w:val="20"/>
              </w:rPr>
            </w:pPr>
            <w:r w:rsidRPr="008B2109">
              <w:rPr>
                <w:sz w:val="20"/>
                <w:szCs w:val="20"/>
              </w:rPr>
              <w:t>0.01 to 1.0</w:t>
            </w:r>
          </w:p>
        </w:tc>
      </w:tr>
    </w:tbl>
    <w:p w14:paraId="0B824B4E" w14:textId="77777777" w:rsidR="00F36830" w:rsidRDefault="00F36830" w:rsidP="00F36830">
      <w:pPr>
        <w:jc w:val="both"/>
      </w:pPr>
    </w:p>
    <w:p w14:paraId="208FB7CB" w14:textId="315C4AE2" w:rsidR="00F36830" w:rsidRPr="008B2109" w:rsidRDefault="00F36830" w:rsidP="00F36830">
      <w:pPr>
        <w:jc w:val="center"/>
        <w:rPr>
          <w:sz w:val="22"/>
          <w:szCs w:val="22"/>
        </w:rPr>
      </w:pPr>
      <w:r w:rsidRPr="008B2109">
        <w:rPr>
          <w:b/>
          <w:bCs/>
          <w:sz w:val="22"/>
          <w:szCs w:val="22"/>
        </w:rPr>
        <w:t xml:space="preserve">Table </w:t>
      </w:r>
      <w:r w:rsidR="006D4436" w:rsidRPr="008B2109">
        <w:rPr>
          <w:b/>
          <w:bCs/>
          <w:sz w:val="22"/>
          <w:szCs w:val="22"/>
        </w:rPr>
        <w:t>7</w:t>
      </w:r>
      <w:r w:rsidRPr="008B2109">
        <w:rPr>
          <w:b/>
          <w:bCs/>
          <w:sz w:val="22"/>
          <w:szCs w:val="22"/>
        </w:rPr>
        <w:t>:</w:t>
      </w:r>
      <w:r w:rsidRPr="008B2109">
        <w:rPr>
          <w:sz w:val="22"/>
          <w:szCs w:val="22"/>
        </w:rPr>
        <w:t xml:space="preserve"> Hyperparameter Tuning for </w:t>
      </w:r>
      <w:proofErr w:type="spellStart"/>
      <w:r w:rsidRPr="008B2109">
        <w:rPr>
          <w:sz w:val="22"/>
          <w:szCs w:val="22"/>
        </w:rPr>
        <w:t>XGBoost’s</w:t>
      </w:r>
      <w:proofErr w:type="spellEnd"/>
      <w:r w:rsidRPr="008B2109">
        <w:rPr>
          <w:sz w:val="22"/>
          <w:szCs w:val="22"/>
        </w:rPr>
        <w:t xml:space="preserve"> </w:t>
      </w:r>
      <w:proofErr w:type="spellStart"/>
      <w:r w:rsidRPr="008B2109">
        <w:rPr>
          <w:sz w:val="22"/>
          <w:szCs w:val="22"/>
        </w:rPr>
        <w:t>XGBRegressor</w:t>
      </w:r>
      <w:proofErr w:type="spellEnd"/>
      <w:r w:rsidR="00C56CF2" w:rsidRPr="008B2109">
        <w:rPr>
          <w:sz w:val="22"/>
          <w:szCs w:val="22"/>
        </w:rPr>
        <w:t xml:space="preserve"> [17]</w:t>
      </w:r>
    </w:p>
    <w:tbl>
      <w:tblPr>
        <w:tblStyle w:val="TableGrid"/>
        <w:tblW w:w="0" w:type="auto"/>
        <w:tblLook w:val="04A0" w:firstRow="1" w:lastRow="0" w:firstColumn="1" w:lastColumn="0" w:noHBand="0" w:noVBand="1"/>
      </w:tblPr>
      <w:tblGrid>
        <w:gridCol w:w="2122"/>
        <w:gridCol w:w="5244"/>
        <w:gridCol w:w="1650"/>
      </w:tblGrid>
      <w:tr w:rsidR="00F36830" w14:paraId="020579D5" w14:textId="77777777" w:rsidTr="00DE208A">
        <w:tc>
          <w:tcPr>
            <w:tcW w:w="2122" w:type="dxa"/>
          </w:tcPr>
          <w:p w14:paraId="448AB306" w14:textId="77777777" w:rsidR="00F36830" w:rsidRPr="008B2109" w:rsidRDefault="00F36830" w:rsidP="000712C3">
            <w:pPr>
              <w:jc w:val="center"/>
              <w:rPr>
                <w:b/>
                <w:bCs/>
                <w:sz w:val="20"/>
                <w:szCs w:val="20"/>
              </w:rPr>
            </w:pPr>
            <w:r w:rsidRPr="008B2109">
              <w:rPr>
                <w:b/>
                <w:bCs/>
                <w:sz w:val="20"/>
                <w:szCs w:val="20"/>
              </w:rPr>
              <w:t>Hyperparameter Name in XGBoost</w:t>
            </w:r>
          </w:p>
        </w:tc>
        <w:tc>
          <w:tcPr>
            <w:tcW w:w="5244" w:type="dxa"/>
          </w:tcPr>
          <w:p w14:paraId="1802C393" w14:textId="77777777" w:rsidR="00F36830" w:rsidRPr="008B2109" w:rsidRDefault="00F36830" w:rsidP="000712C3">
            <w:pPr>
              <w:jc w:val="center"/>
              <w:rPr>
                <w:b/>
                <w:bCs/>
                <w:sz w:val="20"/>
                <w:szCs w:val="20"/>
              </w:rPr>
            </w:pPr>
            <w:r w:rsidRPr="008B2109">
              <w:rPr>
                <w:b/>
                <w:bCs/>
                <w:sz w:val="20"/>
                <w:szCs w:val="20"/>
              </w:rPr>
              <w:t>Hyperparameter Function</w:t>
            </w:r>
          </w:p>
        </w:tc>
        <w:tc>
          <w:tcPr>
            <w:tcW w:w="1650" w:type="dxa"/>
          </w:tcPr>
          <w:p w14:paraId="3D15A270" w14:textId="77777777" w:rsidR="00F36830" w:rsidRPr="008B2109" w:rsidRDefault="00F36830" w:rsidP="000712C3">
            <w:pPr>
              <w:jc w:val="center"/>
              <w:rPr>
                <w:b/>
                <w:bCs/>
                <w:sz w:val="20"/>
                <w:szCs w:val="20"/>
              </w:rPr>
            </w:pPr>
            <w:r w:rsidRPr="008B2109">
              <w:rPr>
                <w:b/>
                <w:bCs/>
                <w:sz w:val="20"/>
                <w:szCs w:val="20"/>
              </w:rPr>
              <w:t>Range of Potential Values</w:t>
            </w:r>
          </w:p>
        </w:tc>
      </w:tr>
      <w:tr w:rsidR="00F36830" w14:paraId="0D1D78EE" w14:textId="77777777" w:rsidTr="00DE208A">
        <w:tc>
          <w:tcPr>
            <w:tcW w:w="2122" w:type="dxa"/>
          </w:tcPr>
          <w:p w14:paraId="271F9D5F" w14:textId="77777777" w:rsidR="00F36830" w:rsidRPr="008B2109" w:rsidRDefault="00F36830" w:rsidP="000712C3">
            <w:pPr>
              <w:jc w:val="center"/>
              <w:rPr>
                <w:sz w:val="20"/>
                <w:szCs w:val="20"/>
              </w:rPr>
            </w:pPr>
            <w:proofErr w:type="spellStart"/>
            <w:r w:rsidRPr="008B2109">
              <w:rPr>
                <w:sz w:val="20"/>
                <w:szCs w:val="20"/>
              </w:rPr>
              <w:t>n_estimators</w:t>
            </w:r>
            <w:proofErr w:type="spellEnd"/>
          </w:p>
        </w:tc>
        <w:tc>
          <w:tcPr>
            <w:tcW w:w="5244" w:type="dxa"/>
          </w:tcPr>
          <w:p w14:paraId="02E519D0" w14:textId="443B048A" w:rsidR="00F36830" w:rsidRPr="008B2109" w:rsidRDefault="00F36830" w:rsidP="000712C3">
            <w:pPr>
              <w:jc w:val="center"/>
              <w:rPr>
                <w:sz w:val="20"/>
                <w:szCs w:val="20"/>
              </w:rPr>
            </w:pPr>
            <w:r w:rsidRPr="008B2109">
              <w:rPr>
                <w:sz w:val="20"/>
                <w:szCs w:val="20"/>
              </w:rPr>
              <w:t xml:space="preserve">Number of </w:t>
            </w:r>
            <w:r w:rsidR="00BD6F3C" w:rsidRPr="008B2109">
              <w:rPr>
                <w:sz w:val="20"/>
                <w:szCs w:val="20"/>
              </w:rPr>
              <w:t>trees/</w:t>
            </w:r>
            <w:r w:rsidRPr="008B2109">
              <w:rPr>
                <w:sz w:val="20"/>
                <w:szCs w:val="20"/>
              </w:rPr>
              <w:t>boosting iterations.</w:t>
            </w:r>
          </w:p>
        </w:tc>
        <w:tc>
          <w:tcPr>
            <w:tcW w:w="1650" w:type="dxa"/>
          </w:tcPr>
          <w:p w14:paraId="2A1BF1F1" w14:textId="77777777" w:rsidR="00F36830" w:rsidRPr="008B2109" w:rsidRDefault="00F36830" w:rsidP="000712C3">
            <w:pPr>
              <w:jc w:val="center"/>
              <w:rPr>
                <w:sz w:val="20"/>
                <w:szCs w:val="20"/>
              </w:rPr>
            </w:pPr>
            <w:r w:rsidRPr="008B2109">
              <w:rPr>
                <w:sz w:val="20"/>
                <w:szCs w:val="20"/>
              </w:rPr>
              <w:t>10 to 300</w:t>
            </w:r>
          </w:p>
        </w:tc>
      </w:tr>
      <w:tr w:rsidR="00F36830" w14:paraId="52951721" w14:textId="77777777" w:rsidTr="00DE208A">
        <w:tc>
          <w:tcPr>
            <w:tcW w:w="2122" w:type="dxa"/>
          </w:tcPr>
          <w:p w14:paraId="3EB50CCA" w14:textId="77777777" w:rsidR="00F36830" w:rsidRPr="008B2109" w:rsidRDefault="00F36830" w:rsidP="000712C3">
            <w:pPr>
              <w:jc w:val="center"/>
              <w:rPr>
                <w:sz w:val="20"/>
                <w:szCs w:val="20"/>
              </w:rPr>
            </w:pPr>
            <w:proofErr w:type="spellStart"/>
            <w:r w:rsidRPr="008B2109">
              <w:rPr>
                <w:sz w:val="20"/>
                <w:szCs w:val="20"/>
              </w:rPr>
              <w:t>max_depth</w:t>
            </w:r>
            <w:proofErr w:type="spellEnd"/>
          </w:p>
        </w:tc>
        <w:tc>
          <w:tcPr>
            <w:tcW w:w="5244" w:type="dxa"/>
          </w:tcPr>
          <w:p w14:paraId="42B8826A" w14:textId="2729E9FE" w:rsidR="00F36830" w:rsidRPr="008B2109" w:rsidRDefault="00F36830" w:rsidP="000712C3">
            <w:pPr>
              <w:jc w:val="center"/>
              <w:rPr>
                <w:sz w:val="20"/>
                <w:szCs w:val="20"/>
              </w:rPr>
            </w:pPr>
            <w:r w:rsidRPr="008B2109">
              <w:rPr>
                <w:sz w:val="20"/>
                <w:szCs w:val="20"/>
              </w:rPr>
              <w:t>The maximum depth of trees.</w:t>
            </w:r>
          </w:p>
        </w:tc>
        <w:tc>
          <w:tcPr>
            <w:tcW w:w="1650" w:type="dxa"/>
          </w:tcPr>
          <w:p w14:paraId="3B6FFEF7" w14:textId="77777777" w:rsidR="00F36830" w:rsidRPr="008B2109" w:rsidRDefault="00F36830" w:rsidP="000712C3">
            <w:pPr>
              <w:jc w:val="center"/>
              <w:rPr>
                <w:sz w:val="20"/>
                <w:szCs w:val="20"/>
              </w:rPr>
            </w:pPr>
            <w:r w:rsidRPr="008B2109">
              <w:rPr>
                <w:sz w:val="20"/>
                <w:szCs w:val="20"/>
              </w:rPr>
              <w:t>3 to 25</w:t>
            </w:r>
          </w:p>
        </w:tc>
      </w:tr>
      <w:tr w:rsidR="00F36830" w14:paraId="2C5A6FA4" w14:textId="77777777" w:rsidTr="00DE208A">
        <w:tc>
          <w:tcPr>
            <w:tcW w:w="2122" w:type="dxa"/>
          </w:tcPr>
          <w:p w14:paraId="3CA53F2E" w14:textId="77777777" w:rsidR="00F36830" w:rsidRPr="008B2109" w:rsidRDefault="00F36830" w:rsidP="000712C3">
            <w:pPr>
              <w:jc w:val="center"/>
              <w:rPr>
                <w:sz w:val="20"/>
                <w:szCs w:val="20"/>
              </w:rPr>
            </w:pPr>
            <w:proofErr w:type="spellStart"/>
            <w:r w:rsidRPr="008B2109">
              <w:rPr>
                <w:sz w:val="20"/>
                <w:szCs w:val="20"/>
              </w:rPr>
              <w:t>learning_rate</w:t>
            </w:r>
            <w:proofErr w:type="spellEnd"/>
          </w:p>
        </w:tc>
        <w:tc>
          <w:tcPr>
            <w:tcW w:w="5244" w:type="dxa"/>
          </w:tcPr>
          <w:p w14:paraId="2A759AA8" w14:textId="0E95F29F" w:rsidR="00F36830" w:rsidRPr="008B2109" w:rsidRDefault="00F36830" w:rsidP="000712C3">
            <w:pPr>
              <w:jc w:val="center"/>
              <w:rPr>
                <w:sz w:val="20"/>
                <w:szCs w:val="20"/>
              </w:rPr>
            </w:pPr>
            <w:r w:rsidRPr="008B2109">
              <w:rPr>
                <w:sz w:val="20"/>
                <w:szCs w:val="20"/>
              </w:rPr>
              <w:t>Controls the extent to which each new tree influence</w:t>
            </w:r>
            <w:r w:rsidR="00BD6F3C" w:rsidRPr="008B2109">
              <w:rPr>
                <w:sz w:val="20"/>
                <w:szCs w:val="20"/>
              </w:rPr>
              <w:t>d</w:t>
            </w:r>
            <w:r w:rsidRPr="008B2109">
              <w:rPr>
                <w:sz w:val="20"/>
                <w:szCs w:val="20"/>
              </w:rPr>
              <w:t xml:space="preserve"> the model’s predictions.</w:t>
            </w:r>
          </w:p>
        </w:tc>
        <w:tc>
          <w:tcPr>
            <w:tcW w:w="1650" w:type="dxa"/>
          </w:tcPr>
          <w:p w14:paraId="7CBAFBCA" w14:textId="77777777" w:rsidR="00F36830" w:rsidRPr="008B2109" w:rsidRDefault="00F36830" w:rsidP="000712C3">
            <w:pPr>
              <w:jc w:val="center"/>
              <w:rPr>
                <w:sz w:val="20"/>
                <w:szCs w:val="20"/>
              </w:rPr>
            </w:pPr>
            <w:r w:rsidRPr="008B2109">
              <w:rPr>
                <w:sz w:val="20"/>
                <w:szCs w:val="20"/>
              </w:rPr>
              <w:t>0 to 1</w:t>
            </w:r>
          </w:p>
        </w:tc>
      </w:tr>
      <w:tr w:rsidR="00F36830" w14:paraId="76AAA114" w14:textId="77777777" w:rsidTr="00DE208A">
        <w:tc>
          <w:tcPr>
            <w:tcW w:w="2122" w:type="dxa"/>
          </w:tcPr>
          <w:p w14:paraId="2479B8C7" w14:textId="77777777" w:rsidR="00F36830" w:rsidRPr="008B2109" w:rsidRDefault="00F36830" w:rsidP="000712C3">
            <w:pPr>
              <w:jc w:val="center"/>
              <w:rPr>
                <w:sz w:val="20"/>
                <w:szCs w:val="20"/>
              </w:rPr>
            </w:pPr>
            <w:proofErr w:type="spellStart"/>
            <w:r w:rsidRPr="008B2109">
              <w:rPr>
                <w:sz w:val="20"/>
                <w:szCs w:val="20"/>
              </w:rPr>
              <w:t>reg_alpha</w:t>
            </w:r>
            <w:proofErr w:type="spellEnd"/>
          </w:p>
        </w:tc>
        <w:tc>
          <w:tcPr>
            <w:tcW w:w="5244" w:type="dxa"/>
          </w:tcPr>
          <w:p w14:paraId="6CB267BB" w14:textId="77777777" w:rsidR="00F36830" w:rsidRPr="008B2109" w:rsidRDefault="00F36830" w:rsidP="000712C3">
            <w:pPr>
              <w:jc w:val="center"/>
              <w:rPr>
                <w:sz w:val="20"/>
                <w:szCs w:val="20"/>
              </w:rPr>
            </w:pPr>
            <w:r w:rsidRPr="008B2109">
              <w:rPr>
                <w:sz w:val="20"/>
                <w:szCs w:val="20"/>
              </w:rPr>
              <w:t>Constant used for L1 regularisation.</w:t>
            </w:r>
          </w:p>
        </w:tc>
        <w:tc>
          <w:tcPr>
            <w:tcW w:w="1650" w:type="dxa"/>
          </w:tcPr>
          <w:p w14:paraId="13426F0A" w14:textId="77777777" w:rsidR="00F36830" w:rsidRPr="008B2109" w:rsidRDefault="00F36830" w:rsidP="000712C3">
            <w:pPr>
              <w:jc w:val="center"/>
              <w:rPr>
                <w:sz w:val="20"/>
                <w:szCs w:val="20"/>
              </w:rPr>
            </w:pPr>
            <w:r w:rsidRPr="008B2109">
              <w:rPr>
                <w:sz w:val="20"/>
                <w:szCs w:val="20"/>
              </w:rPr>
              <w:t>0 to 0.001</w:t>
            </w:r>
          </w:p>
        </w:tc>
      </w:tr>
      <w:tr w:rsidR="00F36830" w14:paraId="612FEC65" w14:textId="77777777" w:rsidTr="00DE208A">
        <w:tc>
          <w:tcPr>
            <w:tcW w:w="2122" w:type="dxa"/>
          </w:tcPr>
          <w:p w14:paraId="0AF2834A" w14:textId="77777777" w:rsidR="00F36830" w:rsidRPr="008B2109" w:rsidRDefault="00F36830" w:rsidP="000712C3">
            <w:pPr>
              <w:jc w:val="center"/>
              <w:rPr>
                <w:sz w:val="20"/>
                <w:szCs w:val="20"/>
              </w:rPr>
            </w:pPr>
            <w:proofErr w:type="spellStart"/>
            <w:r w:rsidRPr="008B2109">
              <w:rPr>
                <w:sz w:val="20"/>
                <w:szCs w:val="20"/>
              </w:rPr>
              <w:t>reg_lambda</w:t>
            </w:r>
            <w:proofErr w:type="spellEnd"/>
          </w:p>
        </w:tc>
        <w:tc>
          <w:tcPr>
            <w:tcW w:w="5244" w:type="dxa"/>
          </w:tcPr>
          <w:p w14:paraId="14A36D80" w14:textId="77777777" w:rsidR="00F36830" w:rsidRPr="008B2109" w:rsidRDefault="00F36830" w:rsidP="000712C3">
            <w:pPr>
              <w:jc w:val="center"/>
              <w:rPr>
                <w:sz w:val="20"/>
                <w:szCs w:val="20"/>
              </w:rPr>
            </w:pPr>
            <w:r w:rsidRPr="008B2109">
              <w:rPr>
                <w:sz w:val="20"/>
                <w:szCs w:val="20"/>
              </w:rPr>
              <w:t>Constant used for L2 regularisation.</w:t>
            </w:r>
          </w:p>
        </w:tc>
        <w:tc>
          <w:tcPr>
            <w:tcW w:w="1650" w:type="dxa"/>
          </w:tcPr>
          <w:p w14:paraId="5CAC8324" w14:textId="77777777" w:rsidR="00F36830" w:rsidRPr="008B2109" w:rsidRDefault="00F36830" w:rsidP="000712C3">
            <w:pPr>
              <w:jc w:val="center"/>
              <w:rPr>
                <w:sz w:val="20"/>
                <w:szCs w:val="20"/>
              </w:rPr>
            </w:pPr>
            <w:r w:rsidRPr="008B2109">
              <w:rPr>
                <w:sz w:val="20"/>
                <w:szCs w:val="20"/>
              </w:rPr>
              <w:t>0 to 0.001</w:t>
            </w:r>
          </w:p>
        </w:tc>
      </w:tr>
      <w:tr w:rsidR="00F36830" w14:paraId="36CFE341" w14:textId="77777777" w:rsidTr="00DE208A">
        <w:tc>
          <w:tcPr>
            <w:tcW w:w="2122" w:type="dxa"/>
          </w:tcPr>
          <w:p w14:paraId="068CC340" w14:textId="77777777" w:rsidR="00F36830" w:rsidRPr="008B2109" w:rsidRDefault="00F36830" w:rsidP="000712C3">
            <w:pPr>
              <w:jc w:val="center"/>
              <w:rPr>
                <w:sz w:val="20"/>
                <w:szCs w:val="20"/>
              </w:rPr>
            </w:pPr>
            <w:r w:rsidRPr="008B2109">
              <w:rPr>
                <w:sz w:val="20"/>
                <w:szCs w:val="20"/>
              </w:rPr>
              <w:t>booster</w:t>
            </w:r>
          </w:p>
        </w:tc>
        <w:tc>
          <w:tcPr>
            <w:tcW w:w="5244" w:type="dxa"/>
          </w:tcPr>
          <w:p w14:paraId="612B1895" w14:textId="0310A29A" w:rsidR="00BD6780" w:rsidRPr="008B2109" w:rsidRDefault="00432D19" w:rsidP="009659A7">
            <w:pPr>
              <w:jc w:val="center"/>
              <w:rPr>
                <w:sz w:val="20"/>
                <w:szCs w:val="20"/>
              </w:rPr>
            </w:pPr>
            <w:r w:rsidRPr="008B2109">
              <w:rPr>
                <w:sz w:val="20"/>
                <w:szCs w:val="20"/>
              </w:rPr>
              <w:t>‘</w:t>
            </w:r>
            <w:proofErr w:type="spellStart"/>
            <w:r w:rsidRPr="008B2109">
              <w:rPr>
                <w:sz w:val="20"/>
                <w:szCs w:val="20"/>
              </w:rPr>
              <w:t>gbtree</w:t>
            </w:r>
            <w:proofErr w:type="spellEnd"/>
            <w:r w:rsidRPr="008B2109">
              <w:rPr>
                <w:sz w:val="20"/>
                <w:szCs w:val="20"/>
              </w:rPr>
              <w:t xml:space="preserve">’ </w:t>
            </w:r>
            <w:r w:rsidR="00BD6F3C" w:rsidRPr="008B2109">
              <w:rPr>
                <w:sz w:val="20"/>
                <w:szCs w:val="20"/>
              </w:rPr>
              <w:t>wa</w:t>
            </w:r>
            <w:r w:rsidRPr="008B2109">
              <w:rPr>
                <w:sz w:val="20"/>
                <w:szCs w:val="20"/>
              </w:rPr>
              <w:t xml:space="preserve">s </w:t>
            </w:r>
            <w:r w:rsidR="00BD6F3C" w:rsidRPr="008B2109">
              <w:rPr>
                <w:sz w:val="20"/>
                <w:szCs w:val="20"/>
              </w:rPr>
              <w:t xml:space="preserve">the </w:t>
            </w:r>
            <w:proofErr w:type="spellStart"/>
            <w:r w:rsidR="003439EC" w:rsidRPr="008B2109">
              <w:rPr>
                <w:sz w:val="20"/>
                <w:szCs w:val="20"/>
              </w:rPr>
              <w:t>XGBoost</w:t>
            </w:r>
            <w:proofErr w:type="spellEnd"/>
            <w:r w:rsidR="003439EC" w:rsidRPr="008B2109">
              <w:rPr>
                <w:sz w:val="20"/>
                <w:szCs w:val="20"/>
              </w:rPr>
              <w:t xml:space="preserve"> </w:t>
            </w:r>
            <w:r w:rsidRPr="008B2109">
              <w:rPr>
                <w:sz w:val="20"/>
                <w:szCs w:val="20"/>
              </w:rPr>
              <w:t>gradient boosting</w:t>
            </w:r>
            <w:r w:rsidR="00BD6F3C" w:rsidRPr="008B2109">
              <w:rPr>
                <w:sz w:val="20"/>
                <w:szCs w:val="20"/>
              </w:rPr>
              <w:t xml:space="preserve"> method</w:t>
            </w:r>
            <w:r w:rsidRPr="008B2109">
              <w:rPr>
                <w:sz w:val="20"/>
                <w:szCs w:val="20"/>
              </w:rPr>
              <w:t>. ‘dart’ modifie</w:t>
            </w:r>
            <w:r w:rsidR="00BD6F3C" w:rsidRPr="008B2109">
              <w:rPr>
                <w:sz w:val="20"/>
                <w:szCs w:val="20"/>
              </w:rPr>
              <w:t>d</w:t>
            </w:r>
            <w:r w:rsidRPr="008B2109">
              <w:rPr>
                <w:sz w:val="20"/>
                <w:szCs w:val="20"/>
              </w:rPr>
              <w:t xml:space="preserve"> ‘</w:t>
            </w:r>
            <w:proofErr w:type="spellStart"/>
            <w:r w:rsidRPr="008B2109">
              <w:rPr>
                <w:sz w:val="20"/>
                <w:szCs w:val="20"/>
              </w:rPr>
              <w:t>gbtree</w:t>
            </w:r>
            <w:proofErr w:type="spellEnd"/>
            <w:r w:rsidRPr="008B2109">
              <w:rPr>
                <w:sz w:val="20"/>
                <w:szCs w:val="20"/>
              </w:rPr>
              <w:t>’ to randomly drop trees to reduce overfitting.</w:t>
            </w:r>
          </w:p>
        </w:tc>
        <w:tc>
          <w:tcPr>
            <w:tcW w:w="1650" w:type="dxa"/>
          </w:tcPr>
          <w:p w14:paraId="4D5AFE05" w14:textId="77777777" w:rsidR="00F36830" w:rsidRPr="008B2109" w:rsidRDefault="00F36830" w:rsidP="000712C3">
            <w:pPr>
              <w:jc w:val="center"/>
              <w:rPr>
                <w:sz w:val="20"/>
                <w:szCs w:val="20"/>
              </w:rPr>
            </w:pPr>
            <w:r w:rsidRPr="008B2109">
              <w:rPr>
                <w:sz w:val="20"/>
                <w:szCs w:val="20"/>
              </w:rPr>
              <w:t>‘</w:t>
            </w:r>
            <w:proofErr w:type="spellStart"/>
            <w:r w:rsidRPr="008B2109">
              <w:rPr>
                <w:sz w:val="20"/>
                <w:szCs w:val="20"/>
              </w:rPr>
              <w:t>gbtree</w:t>
            </w:r>
            <w:proofErr w:type="spellEnd"/>
            <w:r w:rsidRPr="008B2109">
              <w:rPr>
                <w:sz w:val="20"/>
                <w:szCs w:val="20"/>
              </w:rPr>
              <w:t>’ or ‘dart’</w:t>
            </w:r>
          </w:p>
        </w:tc>
      </w:tr>
      <w:tr w:rsidR="00F36830" w14:paraId="764F4360" w14:textId="77777777" w:rsidTr="00DE208A">
        <w:tc>
          <w:tcPr>
            <w:tcW w:w="2122" w:type="dxa"/>
          </w:tcPr>
          <w:p w14:paraId="0369EF0D" w14:textId="77777777" w:rsidR="00F36830" w:rsidRPr="008B2109" w:rsidRDefault="00F36830" w:rsidP="000712C3">
            <w:pPr>
              <w:jc w:val="center"/>
              <w:rPr>
                <w:sz w:val="20"/>
                <w:szCs w:val="20"/>
              </w:rPr>
            </w:pPr>
            <w:r w:rsidRPr="008B2109">
              <w:rPr>
                <w:sz w:val="20"/>
                <w:szCs w:val="20"/>
              </w:rPr>
              <w:t>subsample</w:t>
            </w:r>
          </w:p>
        </w:tc>
        <w:tc>
          <w:tcPr>
            <w:tcW w:w="5244" w:type="dxa"/>
          </w:tcPr>
          <w:p w14:paraId="12046712" w14:textId="14D48D42" w:rsidR="00F36830" w:rsidRPr="008B2109" w:rsidRDefault="00AC29AA" w:rsidP="000712C3">
            <w:pPr>
              <w:jc w:val="center"/>
              <w:rPr>
                <w:sz w:val="20"/>
                <w:szCs w:val="20"/>
              </w:rPr>
            </w:pPr>
            <w:r>
              <w:rPr>
                <w:sz w:val="20"/>
                <w:szCs w:val="20"/>
              </w:rPr>
              <w:t>P</w:t>
            </w:r>
            <w:r w:rsidR="00F36830" w:rsidRPr="008B2109">
              <w:rPr>
                <w:sz w:val="20"/>
                <w:szCs w:val="20"/>
              </w:rPr>
              <w:t>roportion of data</w:t>
            </w:r>
            <w:r>
              <w:rPr>
                <w:sz w:val="20"/>
                <w:szCs w:val="20"/>
              </w:rPr>
              <w:t>set</w:t>
            </w:r>
            <w:r w:rsidR="00F36830" w:rsidRPr="008B2109">
              <w:rPr>
                <w:sz w:val="20"/>
                <w:szCs w:val="20"/>
              </w:rPr>
              <w:t xml:space="preserve"> randomly chosen for each boosting iteration during training.</w:t>
            </w:r>
          </w:p>
        </w:tc>
        <w:tc>
          <w:tcPr>
            <w:tcW w:w="1650" w:type="dxa"/>
          </w:tcPr>
          <w:p w14:paraId="4DF2CA7F" w14:textId="77777777" w:rsidR="00F36830" w:rsidRPr="008B2109" w:rsidRDefault="00F36830" w:rsidP="000712C3">
            <w:pPr>
              <w:jc w:val="center"/>
              <w:rPr>
                <w:sz w:val="20"/>
                <w:szCs w:val="20"/>
              </w:rPr>
            </w:pPr>
            <w:r w:rsidRPr="008B2109">
              <w:rPr>
                <w:sz w:val="20"/>
                <w:szCs w:val="20"/>
              </w:rPr>
              <w:t>0.1 to 1</w:t>
            </w:r>
          </w:p>
        </w:tc>
      </w:tr>
    </w:tbl>
    <w:p w14:paraId="59D8A087" w14:textId="77777777" w:rsidR="00F36830" w:rsidRDefault="00F36830" w:rsidP="00F36830">
      <w:pPr>
        <w:jc w:val="both"/>
      </w:pPr>
    </w:p>
    <w:p w14:paraId="66932F09" w14:textId="7FC579C3" w:rsidR="00F36830" w:rsidRPr="008B2109" w:rsidRDefault="00F36830" w:rsidP="00F36830">
      <w:pPr>
        <w:jc w:val="center"/>
        <w:rPr>
          <w:sz w:val="22"/>
          <w:szCs w:val="22"/>
        </w:rPr>
      </w:pPr>
      <w:r w:rsidRPr="008B2109">
        <w:rPr>
          <w:b/>
          <w:bCs/>
          <w:sz w:val="22"/>
          <w:szCs w:val="22"/>
        </w:rPr>
        <w:t xml:space="preserve">Table </w:t>
      </w:r>
      <w:r w:rsidR="006D4436" w:rsidRPr="008B2109">
        <w:rPr>
          <w:b/>
          <w:bCs/>
          <w:sz w:val="22"/>
          <w:szCs w:val="22"/>
        </w:rPr>
        <w:t>8</w:t>
      </w:r>
      <w:r w:rsidRPr="008B2109">
        <w:rPr>
          <w:b/>
          <w:bCs/>
          <w:sz w:val="22"/>
          <w:szCs w:val="22"/>
        </w:rPr>
        <w:t>:</w:t>
      </w:r>
      <w:r w:rsidRPr="008B2109">
        <w:rPr>
          <w:sz w:val="22"/>
          <w:szCs w:val="22"/>
        </w:rPr>
        <w:t xml:space="preserve"> Hyperparameter Tuning for </w:t>
      </w:r>
      <w:proofErr w:type="spellStart"/>
      <w:r w:rsidRPr="008B2109">
        <w:rPr>
          <w:sz w:val="22"/>
          <w:szCs w:val="22"/>
        </w:rPr>
        <w:t>LightGBM’s</w:t>
      </w:r>
      <w:proofErr w:type="spellEnd"/>
      <w:r w:rsidRPr="008B2109">
        <w:rPr>
          <w:sz w:val="22"/>
          <w:szCs w:val="22"/>
        </w:rPr>
        <w:t xml:space="preserve"> </w:t>
      </w:r>
      <w:proofErr w:type="spellStart"/>
      <w:r w:rsidRPr="008B2109">
        <w:rPr>
          <w:sz w:val="22"/>
          <w:szCs w:val="22"/>
        </w:rPr>
        <w:t>LGBMRegressor</w:t>
      </w:r>
      <w:proofErr w:type="spellEnd"/>
      <w:r w:rsidRPr="008B2109">
        <w:rPr>
          <w:sz w:val="22"/>
          <w:szCs w:val="22"/>
        </w:rPr>
        <w:t xml:space="preserve"> </w:t>
      </w:r>
      <w:r w:rsidR="00C56CF2" w:rsidRPr="008B2109">
        <w:rPr>
          <w:sz w:val="22"/>
          <w:szCs w:val="22"/>
        </w:rPr>
        <w:t>[18]</w:t>
      </w:r>
    </w:p>
    <w:tbl>
      <w:tblPr>
        <w:tblStyle w:val="TableGrid"/>
        <w:tblW w:w="0" w:type="auto"/>
        <w:tblLook w:val="04A0" w:firstRow="1" w:lastRow="0" w:firstColumn="1" w:lastColumn="0" w:noHBand="0" w:noVBand="1"/>
      </w:tblPr>
      <w:tblGrid>
        <w:gridCol w:w="2122"/>
        <w:gridCol w:w="5244"/>
        <w:gridCol w:w="1650"/>
      </w:tblGrid>
      <w:tr w:rsidR="00F36830" w14:paraId="5107CA6C" w14:textId="77777777" w:rsidTr="00DE208A">
        <w:tc>
          <w:tcPr>
            <w:tcW w:w="2122" w:type="dxa"/>
          </w:tcPr>
          <w:p w14:paraId="37805DDD" w14:textId="77777777" w:rsidR="00F36830" w:rsidRPr="008B2109" w:rsidRDefault="00F36830" w:rsidP="000712C3">
            <w:pPr>
              <w:jc w:val="center"/>
              <w:rPr>
                <w:b/>
                <w:bCs/>
                <w:sz w:val="20"/>
                <w:szCs w:val="20"/>
              </w:rPr>
            </w:pPr>
            <w:r w:rsidRPr="008B2109">
              <w:rPr>
                <w:b/>
                <w:bCs/>
                <w:sz w:val="20"/>
                <w:szCs w:val="20"/>
              </w:rPr>
              <w:t>Hyperparameter Name in LightGBM</w:t>
            </w:r>
          </w:p>
        </w:tc>
        <w:tc>
          <w:tcPr>
            <w:tcW w:w="5244" w:type="dxa"/>
          </w:tcPr>
          <w:p w14:paraId="529DA8D9" w14:textId="77777777" w:rsidR="00F36830" w:rsidRPr="008B2109" w:rsidRDefault="00F36830" w:rsidP="000712C3">
            <w:pPr>
              <w:jc w:val="center"/>
              <w:rPr>
                <w:b/>
                <w:bCs/>
                <w:sz w:val="20"/>
                <w:szCs w:val="20"/>
              </w:rPr>
            </w:pPr>
            <w:r w:rsidRPr="008B2109">
              <w:rPr>
                <w:b/>
                <w:bCs/>
                <w:sz w:val="20"/>
                <w:szCs w:val="20"/>
              </w:rPr>
              <w:t>Hyperparameter Function</w:t>
            </w:r>
          </w:p>
        </w:tc>
        <w:tc>
          <w:tcPr>
            <w:tcW w:w="1650" w:type="dxa"/>
          </w:tcPr>
          <w:p w14:paraId="05636434" w14:textId="77777777" w:rsidR="00F36830" w:rsidRPr="008B2109" w:rsidRDefault="00F36830" w:rsidP="000712C3">
            <w:pPr>
              <w:jc w:val="center"/>
              <w:rPr>
                <w:b/>
                <w:bCs/>
                <w:sz w:val="20"/>
                <w:szCs w:val="20"/>
              </w:rPr>
            </w:pPr>
            <w:r w:rsidRPr="008B2109">
              <w:rPr>
                <w:b/>
                <w:bCs/>
                <w:sz w:val="20"/>
                <w:szCs w:val="20"/>
              </w:rPr>
              <w:t>Range of Potential Values</w:t>
            </w:r>
          </w:p>
        </w:tc>
      </w:tr>
      <w:tr w:rsidR="00F36830" w14:paraId="7981B253" w14:textId="77777777" w:rsidTr="00DE208A">
        <w:tc>
          <w:tcPr>
            <w:tcW w:w="2122" w:type="dxa"/>
          </w:tcPr>
          <w:p w14:paraId="32ED7F88" w14:textId="77777777" w:rsidR="00F36830" w:rsidRPr="008B2109" w:rsidRDefault="00F36830" w:rsidP="000712C3">
            <w:pPr>
              <w:jc w:val="center"/>
              <w:rPr>
                <w:sz w:val="20"/>
                <w:szCs w:val="20"/>
              </w:rPr>
            </w:pPr>
            <w:proofErr w:type="spellStart"/>
            <w:r w:rsidRPr="008B2109">
              <w:rPr>
                <w:sz w:val="20"/>
                <w:szCs w:val="20"/>
              </w:rPr>
              <w:t>n_estimators</w:t>
            </w:r>
            <w:proofErr w:type="spellEnd"/>
          </w:p>
        </w:tc>
        <w:tc>
          <w:tcPr>
            <w:tcW w:w="5244" w:type="dxa"/>
          </w:tcPr>
          <w:p w14:paraId="5C424644" w14:textId="3FCF9899" w:rsidR="00F36830" w:rsidRPr="008B2109" w:rsidRDefault="00F36830" w:rsidP="000712C3">
            <w:pPr>
              <w:jc w:val="center"/>
              <w:rPr>
                <w:sz w:val="20"/>
                <w:szCs w:val="20"/>
              </w:rPr>
            </w:pPr>
            <w:r w:rsidRPr="008B2109">
              <w:rPr>
                <w:sz w:val="20"/>
                <w:szCs w:val="20"/>
              </w:rPr>
              <w:t xml:space="preserve">Number of </w:t>
            </w:r>
            <w:r w:rsidR="00BD6F3C" w:rsidRPr="008B2109">
              <w:rPr>
                <w:sz w:val="20"/>
                <w:szCs w:val="20"/>
              </w:rPr>
              <w:t>trees/</w:t>
            </w:r>
            <w:r w:rsidRPr="008B2109">
              <w:rPr>
                <w:sz w:val="20"/>
                <w:szCs w:val="20"/>
              </w:rPr>
              <w:t>boosting iterations.</w:t>
            </w:r>
          </w:p>
        </w:tc>
        <w:tc>
          <w:tcPr>
            <w:tcW w:w="1650" w:type="dxa"/>
          </w:tcPr>
          <w:p w14:paraId="758E91F1" w14:textId="77777777" w:rsidR="00F36830" w:rsidRPr="008B2109" w:rsidRDefault="00F36830" w:rsidP="000712C3">
            <w:pPr>
              <w:jc w:val="center"/>
              <w:rPr>
                <w:sz w:val="20"/>
                <w:szCs w:val="20"/>
              </w:rPr>
            </w:pPr>
            <w:r w:rsidRPr="008B2109">
              <w:rPr>
                <w:sz w:val="20"/>
                <w:szCs w:val="20"/>
              </w:rPr>
              <w:t>10 to 300</w:t>
            </w:r>
          </w:p>
        </w:tc>
      </w:tr>
      <w:tr w:rsidR="00F36830" w14:paraId="5D41D4EF" w14:textId="77777777" w:rsidTr="00DE208A">
        <w:tc>
          <w:tcPr>
            <w:tcW w:w="2122" w:type="dxa"/>
          </w:tcPr>
          <w:p w14:paraId="7FA30A04" w14:textId="77777777" w:rsidR="00F36830" w:rsidRPr="008B2109" w:rsidRDefault="00F36830" w:rsidP="000712C3">
            <w:pPr>
              <w:jc w:val="center"/>
              <w:rPr>
                <w:sz w:val="20"/>
                <w:szCs w:val="20"/>
              </w:rPr>
            </w:pPr>
            <w:proofErr w:type="spellStart"/>
            <w:r w:rsidRPr="008B2109">
              <w:rPr>
                <w:sz w:val="20"/>
                <w:szCs w:val="20"/>
              </w:rPr>
              <w:t>max_depth</w:t>
            </w:r>
            <w:proofErr w:type="spellEnd"/>
          </w:p>
        </w:tc>
        <w:tc>
          <w:tcPr>
            <w:tcW w:w="5244" w:type="dxa"/>
          </w:tcPr>
          <w:p w14:paraId="2CC44300" w14:textId="1A1DEFB0" w:rsidR="00F36830" w:rsidRPr="008B2109" w:rsidRDefault="00F36830" w:rsidP="000712C3">
            <w:pPr>
              <w:jc w:val="center"/>
              <w:rPr>
                <w:sz w:val="20"/>
                <w:szCs w:val="20"/>
              </w:rPr>
            </w:pPr>
            <w:r w:rsidRPr="008B2109">
              <w:rPr>
                <w:sz w:val="20"/>
                <w:szCs w:val="20"/>
              </w:rPr>
              <w:t>The maximum depth of trees.</w:t>
            </w:r>
          </w:p>
        </w:tc>
        <w:tc>
          <w:tcPr>
            <w:tcW w:w="1650" w:type="dxa"/>
          </w:tcPr>
          <w:p w14:paraId="004B211C" w14:textId="77777777" w:rsidR="00F36830" w:rsidRPr="008B2109" w:rsidRDefault="00F36830" w:rsidP="000712C3">
            <w:pPr>
              <w:jc w:val="center"/>
              <w:rPr>
                <w:sz w:val="20"/>
                <w:szCs w:val="20"/>
              </w:rPr>
            </w:pPr>
            <w:r w:rsidRPr="008B2109">
              <w:rPr>
                <w:sz w:val="20"/>
                <w:szCs w:val="20"/>
              </w:rPr>
              <w:t>3 to 25</w:t>
            </w:r>
          </w:p>
        </w:tc>
      </w:tr>
      <w:tr w:rsidR="00F36830" w14:paraId="74E498B3" w14:textId="77777777" w:rsidTr="00DE208A">
        <w:tc>
          <w:tcPr>
            <w:tcW w:w="2122" w:type="dxa"/>
          </w:tcPr>
          <w:p w14:paraId="4192C3A5" w14:textId="77777777" w:rsidR="00F36830" w:rsidRPr="008B2109" w:rsidRDefault="00F36830" w:rsidP="000712C3">
            <w:pPr>
              <w:jc w:val="center"/>
              <w:rPr>
                <w:sz w:val="20"/>
                <w:szCs w:val="20"/>
              </w:rPr>
            </w:pPr>
            <w:proofErr w:type="spellStart"/>
            <w:r w:rsidRPr="008B2109">
              <w:rPr>
                <w:sz w:val="20"/>
                <w:szCs w:val="20"/>
              </w:rPr>
              <w:t>learning_rate</w:t>
            </w:r>
            <w:proofErr w:type="spellEnd"/>
          </w:p>
        </w:tc>
        <w:tc>
          <w:tcPr>
            <w:tcW w:w="5244" w:type="dxa"/>
          </w:tcPr>
          <w:p w14:paraId="36686B9B" w14:textId="645F195B" w:rsidR="00F36830" w:rsidRPr="008B2109" w:rsidRDefault="00F36830" w:rsidP="000712C3">
            <w:pPr>
              <w:jc w:val="center"/>
              <w:rPr>
                <w:sz w:val="20"/>
                <w:szCs w:val="20"/>
              </w:rPr>
            </w:pPr>
            <w:r w:rsidRPr="008B2109">
              <w:rPr>
                <w:sz w:val="20"/>
                <w:szCs w:val="20"/>
              </w:rPr>
              <w:t>Control</w:t>
            </w:r>
            <w:r w:rsidR="00BD6F3C" w:rsidRPr="008B2109">
              <w:rPr>
                <w:sz w:val="20"/>
                <w:szCs w:val="20"/>
              </w:rPr>
              <w:t>s</w:t>
            </w:r>
            <w:r w:rsidRPr="008B2109">
              <w:rPr>
                <w:sz w:val="20"/>
                <w:szCs w:val="20"/>
              </w:rPr>
              <w:t xml:space="preserve"> the extent to which each new tree influence</w:t>
            </w:r>
            <w:r w:rsidR="00BD6F3C" w:rsidRPr="008B2109">
              <w:rPr>
                <w:sz w:val="20"/>
                <w:szCs w:val="20"/>
              </w:rPr>
              <w:t>d</w:t>
            </w:r>
            <w:r w:rsidRPr="008B2109">
              <w:rPr>
                <w:sz w:val="20"/>
                <w:szCs w:val="20"/>
              </w:rPr>
              <w:t xml:space="preserve"> the model’s predictions.</w:t>
            </w:r>
          </w:p>
        </w:tc>
        <w:tc>
          <w:tcPr>
            <w:tcW w:w="1650" w:type="dxa"/>
          </w:tcPr>
          <w:p w14:paraId="5EF4EAE7" w14:textId="77777777" w:rsidR="00F36830" w:rsidRPr="008B2109" w:rsidRDefault="00F36830" w:rsidP="000712C3">
            <w:pPr>
              <w:jc w:val="center"/>
              <w:rPr>
                <w:sz w:val="20"/>
                <w:szCs w:val="20"/>
              </w:rPr>
            </w:pPr>
            <w:r w:rsidRPr="008B2109">
              <w:rPr>
                <w:sz w:val="20"/>
                <w:szCs w:val="20"/>
              </w:rPr>
              <w:t>0 to 1</w:t>
            </w:r>
          </w:p>
        </w:tc>
      </w:tr>
      <w:tr w:rsidR="00F36830" w14:paraId="64DAACD4" w14:textId="77777777" w:rsidTr="00DE208A">
        <w:tc>
          <w:tcPr>
            <w:tcW w:w="2122" w:type="dxa"/>
          </w:tcPr>
          <w:p w14:paraId="00C303BE" w14:textId="77777777" w:rsidR="00F36830" w:rsidRPr="008B2109" w:rsidRDefault="00F36830" w:rsidP="000712C3">
            <w:pPr>
              <w:jc w:val="center"/>
              <w:rPr>
                <w:sz w:val="20"/>
                <w:szCs w:val="20"/>
              </w:rPr>
            </w:pPr>
            <w:proofErr w:type="spellStart"/>
            <w:r w:rsidRPr="008B2109">
              <w:rPr>
                <w:sz w:val="20"/>
                <w:szCs w:val="20"/>
              </w:rPr>
              <w:t>reg_alpha</w:t>
            </w:r>
            <w:proofErr w:type="spellEnd"/>
          </w:p>
        </w:tc>
        <w:tc>
          <w:tcPr>
            <w:tcW w:w="5244" w:type="dxa"/>
          </w:tcPr>
          <w:p w14:paraId="5473351D" w14:textId="77777777" w:rsidR="00F36830" w:rsidRPr="008B2109" w:rsidRDefault="00F36830" w:rsidP="000712C3">
            <w:pPr>
              <w:jc w:val="center"/>
              <w:rPr>
                <w:sz w:val="20"/>
                <w:szCs w:val="20"/>
              </w:rPr>
            </w:pPr>
            <w:r w:rsidRPr="008B2109">
              <w:rPr>
                <w:sz w:val="20"/>
                <w:szCs w:val="20"/>
              </w:rPr>
              <w:t>Constant used for L1 regularisation.</w:t>
            </w:r>
          </w:p>
        </w:tc>
        <w:tc>
          <w:tcPr>
            <w:tcW w:w="1650" w:type="dxa"/>
          </w:tcPr>
          <w:p w14:paraId="62C97000" w14:textId="77777777" w:rsidR="00F36830" w:rsidRPr="008B2109" w:rsidRDefault="00F36830" w:rsidP="000712C3">
            <w:pPr>
              <w:jc w:val="center"/>
              <w:rPr>
                <w:sz w:val="20"/>
                <w:szCs w:val="20"/>
              </w:rPr>
            </w:pPr>
            <w:r w:rsidRPr="008B2109">
              <w:rPr>
                <w:sz w:val="20"/>
                <w:szCs w:val="20"/>
              </w:rPr>
              <w:t>0 to 0.001</w:t>
            </w:r>
          </w:p>
        </w:tc>
      </w:tr>
      <w:tr w:rsidR="00F36830" w14:paraId="49FD398C" w14:textId="77777777" w:rsidTr="00DE208A">
        <w:tc>
          <w:tcPr>
            <w:tcW w:w="2122" w:type="dxa"/>
          </w:tcPr>
          <w:p w14:paraId="34253262" w14:textId="77777777" w:rsidR="00F36830" w:rsidRPr="008B2109" w:rsidRDefault="00F36830" w:rsidP="000712C3">
            <w:pPr>
              <w:jc w:val="center"/>
              <w:rPr>
                <w:sz w:val="20"/>
                <w:szCs w:val="20"/>
              </w:rPr>
            </w:pPr>
            <w:proofErr w:type="spellStart"/>
            <w:r w:rsidRPr="008B2109">
              <w:rPr>
                <w:sz w:val="20"/>
                <w:szCs w:val="20"/>
              </w:rPr>
              <w:t>reg_lambda</w:t>
            </w:r>
            <w:proofErr w:type="spellEnd"/>
          </w:p>
        </w:tc>
        <w:tc>
          <w:tcPr>
            <w:tcW w:w="5244" w:type="dxa"/>
          </w:tcPr>
          <w:p w14:paraId="120AACA0" w14:textId="77777777" w:rsidR="00F36830" w:rsidRPr="008B2109" w:rsidRDefault="00F36830" w:rsidP="000712C3">
            <w:pPr>
              <w:jc w:val="center"/>
              <w:rPr>
                <w:sz w:val="20"/>
                <w:szCs w:val="20"/>
              </w:rPr>
            </w:pPr>
            <w:r w:rsidRPr="008B2109">
              <w:rPr>
                <w:sz w:val="20"/>
                <w:szCs w:val="20"/>
              </w:rPr>
              <w:t>Constant used for L2 regularisation.</w:t>
            </w:r>
          </w:p>
        </w:tc>
        <w:tc>
          <w:tcPr>
            <w:tcW w:w="1650" w:type="dxa"/>
          </w:tcPr>
          <w:p w14:paraId="3E8D337E" w14:textId="77777777" w:rsidR="00F36830" w:rsidRPr="008B2109" w:rsidRDefault="00F36830" w:rsidP="000712C3">
            <w:pPr>
              <w:jc w:val="center"/>
              <w:rPr>
                <w:sz w:val="20"/>
                <w:szCs w:val="20"/>
              </w:rPr>
            </w:pPr>
            <w:r w:rsidRPr="008B2109">
              <w:rPr>
                <w:sz w:val="20"/>
                <w:szCs w:val="20"/>
              </w:rPr>
              <w:t>0 to 0.001</w:t>
            </w:r>
          </w:p>
        </w:tc>
      </w:tr>
      <w:tr w:rsidR="00F36830" w14:paraId="25FF103A" w14:textId="77777777" w:rsidTr="00DE208A">
        <w:tc>
          <w:tcPr>
            <w:tcW w:w="2122" w:type="dxa"/>
          </w:tcPr>
          <w:p w14:paraId="1295825C" w14:textId="77777777" w:rsidR="00F36830" w:rsidRPr="008B2109" w:rsidRDefault="00F36830" w:rsidP="000712C3">
            <w:pPr>
              <w:jc w:val="center"/>
              <w:rPr>
                <w:sz w:val="20"/>
                <w:szCs w:val="20"/>
              </w:rPr>
            </w:pPr>
            <w:r w:rsidRPr="008B2109">
              <w:rPr>
                <w:sz w:val="20"/>
                <w:szCs w:val="20"/>
              </w:rPr>
              <w:t>boosting</w:t>
            </w:r>
          </w:p>
        </w:tc>
        <w:tc>
          <w:tcPr>
            <w:tcW w:w="5244" w:type="dxa"/>
          </w:tcPr>
          <w:p w14:paraId="0CB6B660" w14:textId="70395E55" w:rsidR="00F36830" w:rsidRPr="008B2109" w:rsidRDefault="009659A7" w:rsidP="000712C3">
            <w:pPr>
              <w:jc w:val="center"/>
              <w:rPr>
                <w:sz w:val="20"/>
                <w:szCs w:val="20"/>
              </w:rPr>
            </w:pPr>
            <w:r w:rsidRPr="008B2109">
              <w:rPr>
                <w:sz w:val="20"/>
                <w:szCs w:val="20"/>
              </w:rPr>
              <w:t xml:space="preserve"> </w:t>
            </w:r>
            <w:r w:rsidR="003439EC" w:rsidRPr="008B2109">
              <w:rPr>
                <w:sz w:val="20"/>
                <w:szCs w:val="20"/>
              </w:rPr>
              <w:t>‘</w:t>
            </w:r>
            <w:proofErr w:type="spellStart"/>
            <w:r w:rsidR="003439EC" w:rsidRPr="008B2109">
              <w:rPr>
                <w:sz w:val="20"/>
                <w:szCs w:val="20"/>
              </w:rPr>
              <w:t>gb</w:t>
            </w:r>
            <w:r w:rsidR="00BD6F3C" w:rsidRPr="008B2109">
              <w:rPr>
                <w:sz w:val="20"/>
                <w:szCs w:val="20"/>
              </w:rPr>
              <w:t>dt</w:t>
            </w:r>
            <w:proofErr w:type="spellEnd"/>
            <w:r w:rsidR="003439EC" w:rsidRPr="008B2109">
              <w:rPr>
                <w:sz w:val="20"/>
                <w:szCs w:val="20"/>
              </w:rPr>
              <w:t xml:space="preserve">’ </w:t>
            </w:r>
            <w:r w:rsidR="00BD6F3C" w:rsidRPr="008B2109">
              <w:rPr>
                <w:sz w:val="20"/>
                <w:szCs w:val="20"/>
              </w:rPr>
              <w:t>wa</w:t>
            </w:r>
            <w:r w:rsidR="003439EC" w:rsidRPr="008B2109">
              <w:rPr>
                <w:sz w:val="20"/>
                <w:szCs w:val="20"/>
              </w:rPr>
              <w:t>s</w:t>
            </w:r>
            <w:r w:rsidR="00BD6F3C" w:rsidRPr="008B2109">
              <w:rPr>
                <w:sz w:val="20"/>
                <w:szCs w:val="20"/>
              </w:rPr>
              <w:t xml:space="preserve"> the</w:t>
            </w:r>
            <w:r w:rsidR="003439EC" w:rsidRPr="008B2109">
              <w:rPr>
                <w:sz w:val="20"/>
                <w:szCs w:val="20"/>
              </w:rPr>
              <w:t xml:space="preserve"> </w:t>
            </w:r>
            <w:proofErr w:type="spellStart"/>
            <w:r w:rsidR="00BD6F3C" w:rsidRPr="008B2109">
              <w:rPr>
                <w:sz w:val="20"/>
                <w:szCs w:val="20"/>
              </w:rPr>
              <w:t>LightGBM</w:t>
            </w:r>
            <w:proofErr w:type="spellEnd"/>
            <w:r w:rsidR="003439EC" w:rsidRPr="008B2109">
              <w:rPr>
                <w:sz w:val="20"/>
                <w:szCs w:val="20"/>
              </w:rPr>
              <w:t xml:space="preserve"> gradient boostin</w:t>
            </w:r>
            <w:r w:rsidR="00BD6F3C" w:rsidRPr="008B2109">
              <w:rPr>
                <w:sz w:val="20"/>
                <w:szCs w:val="20"/>
              </w:rPr>
              <w:t>g method</w:t>
            </w:r>
            <w:r w:rsidR="003439EC" w:rsidRPr="008B2109">
              <w:rPr>
                <w:sz w:val="20"/>
                <w:szCs w:val="20"/>
              </w:rPr>
              <w:t xml:space="preserve">. </w:t>
            </w:r>
            <w:r w:rsidR="00F30CF0" w:rsidRPr="008B2109">
              <w:rPr>
                <w:sz w:val="20"/>
                <w:szCs w:val="20"/>
              </w:rPr>
              <w:t xml:space="preserve"> </w:t>
            </w:r>
            <w:r w:rsidRPr="008B2109">
              <w:rPr>
                <w:sz w:val="20"/>
                <w:szCs w:val="20"/>
              </w:rPr>
              <w:t xml:space="preserve">‘dart’ </w:t>
            </w:r>
            <w:r w:rsidR="000338E5" w:rsidRPr="008B2109">
              <w:rPr>
                <w:sz w:val="20"/>
                <w:szCs w:val="20"/>
              </w:rPr>
              <w:t>modifie</w:t>
            </w:r>
            <w:r w:rsidR="00BD6F3C" w:rsidRPr="008B2109">
              <w:rPr>
                <w:sz w:val="20"/>
                <w:szCs w:val="20"/>
              </w:rPr>
              <w:t>d</w:t>
            </w:r>
            <w:r w:rsidR="00F30CF0" w:rsidRPr="008B2109">
              <w:rPr>
                <w:sz w:val="20"/>
                <w:szCs w:val="20"/>
              </w:rPr>
              <w:t xml:space="preserve"> ‘</w:t>
            </w:r>
            <w:proofErr w:type="spellStart"/>
            <w:r w:rsidR="00F30CF0" w:rsidRPr="008B2109">
              <w:rPr>
                <w:sz w:val="20"/>
                <w:szCs w:val="20"/>
              </w:rPr>
              <w:t>gbdt</w:t>
            </w:r>
            <w:proofErr w:type="spellEnd"/>
            <w:r w:rsidR="00F30CF0" w:rsidRPr="008B2109">
              <w:rPr>
                <w:sz w:val="20"/>
                <w:szCs w:val="20"/>
              </w:rPr>
              <w:t xml:space="preserve">’ </w:t>
            </w:r>
            <w:r w:rsidR="00FF2BB8" w:rsidRPr="008B2109">
              <w:rPr>
                <w:sz w:val="20"/>
                <w:szCs w:val="20"/>
              </w:rPr>
              <w:t>to</w:t>
            </w:r>
            <w:r w:rsidR="00F30CF0" w:rsidRPr="008B2109">
              <w:rPr>
                <w:sz w:val="20"/>
                <w:szCs w:val="20"/>
              </w:rPr>
              <w:t xml:space="preserve"> </w:t>
            </w:r>
            <w:r w:rsidRPr="008B2109">
              <w:rPr>
                <w:sz w:val="20"/>
                <w:szCs w:val="20"/>
              </w:rPr>
              <w:t>randomly drop trees to reduce overfitting.</w:t>
            </w:r>
          </w:p>
        </w:tc>
        <w:tc>
          <w:tcPr>
            <w:tcW w:w="1650" w:type="dxa"/>
          </w:tcPr>
          <w:p w14:paraId="587F4821" w14:textId="77777777" w:rsidR="00F36830" w:rsidRPr="008B2109" w:rsidRDefault="00F36830" w:rsidP="000712C3">
            <w:pPr>
              <w:jc w:val="center"/>
              <w:rPr>
                <w:sz w:val="20"/>
                <w:szCs w:val="20"/>
              </w:rPr>
            </w:pPr>
            <w:r w:rsidRPr="008B2109">
              <w:rPr>
                <w:sz w:val="20"/>
                <w:szCs w:val="20"/>
              </w:rPr>
              <w:t>‘</w:t>
            </w:r>
            <w:proofErr w:type="spellStart"/>
            <w:r w:rsidRPr="008B2109">
              <w:rPr>
                <w:sz w:val="20"/>
                <w:szCs w:val="20"/>
              </w:rPr>
              <w:t>gbdt</w:t>
            </w:r>
            <w:proofErr w:type="spellEnd"/>
            <w:r w:rsidRPr="008B2109">
              <w:rPr>
                <w:sz w:val="20"/>
                <w:szCs w:val="20"/>
              </w:rPr>
              <w:t>’ or ‘dart’</w:t>
            </w:r>
          </w:p>
        </w:tc>
      </w:tr>
      <w:tr w:rsidR="00F36830" w14:paraId="4E3283A0" w14:textId="77777777" w:rsidTr="00DE208A">
        <w:tc>
          <w:tcPr>
            <w:tcW w:w="2122" w:type="dxa"/>
          </w:tcPr>
          <w:p w14:paraId="451E4CAC" w14:textId="77777777" w:rsidR="00F36830" w:rsidRPr="008B2109" w:rsidRDefault="00F36830" w:rsidP="000712C3">
            <w:pPr>
              <w:jc w:val="center"/>
              <w:rPr>
                <w:sz w:val="20"/>
                <w:szCs w:val="20"/>
              </w:rPr>
            </w:pPr>
            <w:proofErr w:type="spellStart"/>
            <w:r w:rsidRPr="008B2109">
              <w:rPr>
                <w:sz w:val="20"/>
                <w:szCs w:val="20"/>
              </w:rPr>
              <w:t>bagging_freq</w:t>
            </w:r>
            <w:proofErr w:type="spellEnd"/>
          </w:p>
        </w:tc>
        <w:tc>
          <w:tcPr>
            <w:tcW w:w="5244" w:type="dxa"/>
          </w:tcPr>
          <w:p w14:paraId="367046E4" w14:textId="57D848DA" w:rsidR="00F36830" w:rsidRPr="008B2109" w:rsidRDefault="00F36830" w:rsidP="000712C3">
            <w:pPr>
              <w:jc w:val="center"/>
              <w:rPr>
                <w:sz w:val="20"/>
                <w:szCs w:val="20"/>
              </w:rPr>
            </w:pPr>
            <w:r w:rsidRPr="008B2109">
              <w:rPr>
                <w:sz w:val="20"/>
                <w:szCs w:val="20"/>
              </w:rPr>
              <w:t>Every k-</w:t>
            </w:r>
            <w:proofErr w:type="spellStart"/>
            <w:r w:rsidRPr="008B2109">
              <w:rPr>
                <w:sz w:val="20"/>
                <w:szCs w:val="20"/>
              </w:rPr>
              <w:t>th</w:t>
            </w:r>
            <w:proofErr w:type="spellEnd"/>
            <w:r w:rsidRPr="008B2109">
              <w:rPr>
                <w:sz w:val="20"/>
                <w:szCs w:val="20"/>
              </w:rPr>
              <w:t xml:space="preserve"> iteration, a random subset of data </w:t>
            </w:r>
            <w:r w:rsidR="00935A03" w:rsidRPr="008B2109">
              <w:rPr>
                <w:sz w:val="20"/>
                <w:szCs w:val="20"/>
              </w:rPr>
              <w:t xml:space="preserve">was </w:t>
            </w:r>
            <w:r w:rsidRPr="008B2109">
              <w:rPr>
                <w:sz w:val="20"/>
                <w:szCs w:val="20"/>
              </w:rPr>
              <w:t>use</w:t>
            </w:r>
            <w:r w:rsidR="00935A03" w:rsidRPr="008B2109">
              <w:rPr>
                <w:sz w:val="20"/>
                <w:szCs w:val="20"/>
              </w:rPr>
              <w:t>d</w:t>
            </w:r>
            <w:r w:rsidRPr="008B2109">
              <w:rPr>
                <w:sz w:val="20"/>
                <w:szCs w:val="20"/>
              </w:rPr>
              <w:t xml:space="preserve"> for the next k iterations</w:t>
            </w:r>
            <w:r w:rsidR="00935A03" w:rsidRPr="008B2109">
              <w:rPr>
                <w:sz w:val="20"/>
                <w:szCs w:val="20"/>
              </w:rPr>
              <w:t xml:space="preserve"> of training</w:t>
            </w:r>
            <w:r w:rsidRPr="008B2109">
              <w:rPr>
                <w:sz w:val="20"/>
                <w:szCs w:val="20"/>
              </w:rPr>
              <w:t>.</w:t>
            </w:r>
          </w:p>
        </w:tc>
        <w:tc>
          <w:tcPr>
            <w:tcW w:w="1650" w:type="dxa"/>
          </w:tcPr>
          <w:p w14:paraId="0C5C5B98" w14:textId="77777777" w:rsidR="00F36830" w:rsidRPr="008B2109" w:rsidRDefault="00F36830" w:rsidP="000712C3">
            <w:pPr>
              <w:jc w:val="center"/>
              <w:rPr>
                <w:sz w:val="20"/>
                <w:szCs w:val="20"/>
              </w:rPr>
            </w:pPr>
            <w:r w:rsidRPr="008B2109">
              <w:rPr>
                <w:sz w:val="20"/>
                <w:szCs w:val="20"/>
              </w:rPr>
              <w:t>0 to 10</w:t>
            </w:r>
          </w:p>
        </w:tc>
      </w:tr>
      <w:tr w:rsidR="00F36830" w14:paraId="73594921" w14:textId="77777777" w:rsidTr="00DE208A">
        <w:tc>
          <w:tcPr>
            <w:tcW w:w="2122" w:type="dxa"/>
          </w:tcPr>
          <w:p w14:paraId="02F06DD1" w14:textId="77777777" w:rsidR="00F36830" w:rsidRPr="008B2109" w:rsidRDefault="00F36830" w:rsidP="000712C3">
            <w:pPr>
              <w:jc w:val="center"/>
              <w:rPr>
                <w:sz w:val="20"/>
                <w:szCs w:val="20"/>
              </w:rPr>
            </w:pPr>
            <w:proofErr w:type="spellStart"/>
            <w:r w:rsidRPr="008B2109">
              <w:rPr>
                <w:sz w:val="20"/>
                <w:szCs w:val="20"/>
              </w:rPr>
              <w:t>bagging_fraction</w:t>
            </w:r>
            <w:proofErr w:type="spellEnd"/>
          </w:p>
        </w:tc>
        <w:tc>
          <w:tcPr>
            <w:tcW w:w="5244" w:type="dxa"/>
          </w:tcPr>
          <w:p w14:paraId="5CB1927D" w14:textId="36E28772" w:rsidR="00F36830" w:rsidRPr="008B2109" w:rsidRDefault="00935A03" w:rsidP="000712C3">
            <w:pPr>
              <w:jc w:val="center"/>
              <w:rPr>
                <w:sz w:val="20"/>
                <w:szCs w:val="20"/>
              </w:rPr>
            </w:pPr>
            <w:r w:rsidRPr="008B2109">
              <w:rPr>
                <w:sz w:val="20"/>
                <w:szCs w:val="20"/>
              </w:rPr>
              <w:t>P</w:t>
            </w:r>
            <w:r w:rsidR="00F36830" w:rsidRPr="008B2109">
              <w:rPr>
                <w:sz w:val="20"/>
                <w:szCs w:val="20"/>
              </w:rPr>
              <w:t xml:space="preserve">roportion of </w:t>
            </w:r>
            <w:r w:rsidRPr="008B2109">
              <w:rPr>
                <w:sz w:val="20"/>
                <w:szCs w:val="20"/>
              </w:rPr>
              <w:t xml:space="preserve">input </w:t>
            </w:r>
            <w:r w:rsidR="00F36830" w:rsidRPr="008B2109">
              <w:rPr>
                <w:sz w:val="20"/>
                <w:szCs w:val="20"/>
              </w:rPr>
              <w:t xml:space="preserve">data randomly chosen for training. Used if </w:t>
            </w:r>
            <w:proofErr w:type="spellStart"/>
            <w:r w:rsidR="00F36830" w:rsidRPr="008B2109">
              <w:rPr>
                <w:sz w:val="20"/>
                <w:szCs w:val="20"/>
              </w:rPr>
              <w:t>bagging_freq</w:t>
            </w:r>
            <w:proofErr w:type="spellEnd"/>
            <w:r w:rsidR="00F36830" w:rsidRPr="008B2109">
              <w:rPr>
                <w:sz w:val="20"/>
                <w:szCs w:val="20"/>
              </w:rPr>
              <w:t xml:space="preserve"> </w:t>
            </w:r>
            <w:r w:rsidR="00BD6F3C" w:rsidRPr="008B2109">
              <w:rPr>
                <w:sz w:val="20"/>
                <w:szCs w:val="20"/>
              </w:rPr>
              <w:t>wa</w:t>
            </w:r>
            <w:r w:rsidR="00F36830" w:rsidRPr="008B2109">
              <w:rPr>
                <w:sz w:val="20"/>
                <w:szCs w:val="20"/>
              </w:rPr>
              <w:t>s not zero.</w:t>
            </w:r>
          </w:p>
        </w:tc>
        <w:tc>
          <w:tcPr>
            <w:tcW w:w="1650" w:type="dxa"/>
          </w:tcPr>
          <w:p w14:paraId="234D9BA8" w14:textId="77777777" w:rsidR="00F36830" w:rsidRPr="008B2109" w:rsidRDefault="00F36830" w:rsidP="000712C3">
            <w:pPr>
              <w:jc w:val="center"/>
              <w:rPr>
                <w:sz w:val="20"/>
                <w:szCs w:val="20"/>
              </w:rPr>
            </w:pPr>
            <w:r w:rsidRPr="008B2109">
              <w:rPr>
                <w:sz w:val="20"/>
                <w:szCs w:val="20"/>
              </w:rPr>
              <w:t>0.1 to 1.0</w:t>
            </w:r>
          </w:p>
        </w:tc>
      </w:tr>
    </w:tbl>
    <w:p w14:paraId="3C34A33A" w14:textId="2297122D" w:rsidR="00152405" w:rsidRDefault="00837562" w:rsidP="004774CF">
      <w:r>
        <w:t xml:space="preserve"> </w:t>
      </w:r>
    </w:p>
    <w:p w14:paraId="39070478" w14:textId="0D499E1B" w:rsidR="00E127B5" w:rsidRDefault="00E127B5" w:rsidP="00E127B5">
      <w:pPr>
        <w:pStyle w:val="Heading4"/>
      </w:pPr>
      <w:r>
        <w:t>4.412 Testing and Comparison</w:t>
      </w:r>
    </w:p>
    <w:p w14:paraId="6371ADCD" w14:textId="658CCCBC" w:rsidR="003B66E7" w:rsidRDefault="003B66E7" w:rsidP="00B54AA6">
      <w:pPr>
        <w:jc w:val="both"/>
      </w:pPr>
      <w:r>
        <w:t xml:space="preserve">The </w:t>
      </w:r>
      <w:r w:rsidR="00BD6F3C">
        <w:t xml:space="preserve">best performing </w:t>
      </w:r>
      <w:r>
        <w:t>hyperparameter</w:t>
      </w:r>
      <w:r w:rsidR="00935A03">
        <w:t xml:space="preserve"> value</w:t>
      </w:r>
      <w:r>
        <w:t xml:space="preserve">s </w:t>
      </w:r>
      <w:r w:rsidR="0028593C">
        <w:t>for each model were saved</w:t>
      </w:r>
      <w:r w:rsidR="00C923CF">
        <w:t xml:space="preserve"> at the end of the </w:t>
      </w:r>
      <w:r w:rsidR="00440E4E">
        <w:t xml:space="preserve">Optuna </w:t>
      </w:r>
      <w:r w:rsidR="00C923CF">
        <w:t>fine-tuning process. When being evaluated, each model was re-</w:t>
      </w:r>
      <w:r w:rsidR="00440E4E">
        <w:t>fit</w:t>
      </w:r>
      <w:r w:rsidR="00C923CF">
        <w:t xml:space="preserve"> on its associated training </w:t>
      </w:r>
      <w:r w:rsidR="00B54AA6">
        <w:t>data</w:t>
      </w:r>
      <w:r w:rsidR="00935A03">
        <w:t xml:space="preserve"> using these hyperparameter values</w:t>
      </w:r>
    </w:p>
    <w:p w14:paraId="3917DC78" w14:textId="77777777" w:rsidR="003B66E7" w:rsidRPr="003B66E7" w:rsidRDefault="003B66E7" w:rsidP="003B66E7"/>
    <w:p w14:paraId="1A252540" w14:textId="4F1E7499" w:rsidR="008763BE" w:rsidRDefault="00AB0953" w:rsidP="00384315">
      <w:pPr>
        <w:jc w:val="both"/>
      </w:pPr>
      <w:r>
        <w:t xml:space="preserve">The </w:t>
      </w:r>
      <w:r w:rsidR="00384315">
        <w:t>3</w:t>
      </w:r>
      <w:r>
        <w:t xml:space="preserve">00 fine-tuned models </w:t>
      </w:r>
      <w:r w:rsidR="00384315">
        <w:t xml:space="preserve">for </w:t>
      </w:r>
      <w:r w:rsidR="00CC5185">
        <w:t>CLP</w:t>
      </w:r>
      <w:r w:rsidR="00384315">
        <w:t xml:space="preserve"> were</w:t>
      </w:r>
      <w:r>
        <w:t xml:space="preserve"> evaluated </w:t>
      </w:r>
      <w:r w:rsidR="00384315">
        <w:t xml:space="preserve">on the same test set, which had no </w:t>
      </w:r>
      <w:r w:rsidR="00B74460">
        <w:t>missing data remov</w:t>
      </w:r>
      <w:r w:rsidR="00935A03">
        <w:t>ed</w:t>
      </w:r>
      <w:r w:rsidR="00384315">
        <w:t xml:space="preserve">. </w:t>
      </w:r>
      <w:r w:rsidR="00B74460">
        <w:t xml:space="preserve">The only difference between the test sets used for the various models </w:t>
      </w:r>
      <w:r w:rsidR="00935A03">
        <w:t>wa</w:t>
      </w:r>
      <w:r w:rsidR="00B74460">
        <w:t xml:space="preserve">s that </w:t>
      </w:r>
      <w:r w:rsidR="00935A03">
        <w:t>each test set contained only the features included in the model’s training data.</w:t>
      </w:r>
    </w:p>
    <w:p w14:paraId="1E2AF81D" w14:textId="77777777" w:rsidR="008763BE" w:rsidRDefault="008763BE" w:rsidP="00384315">
      <w:pPr>
        <w:jc w:val="both"/>
      </w:pPr>
    </w:p>
    <w:p w14:paraId="3A5612E4" w14:textId="77777777" w:rsidR="008E6170" w:rsidRDefault="00460CF3" w:rsidP="00384315">
      <w:pPr>
        <w:jc w:val="both"/>
      </w:pPr>
      <w:r>
        <w:t xml:space="preserve">The fine-tuned models were evaluated on the accuracy of their test set predictions. </w:t>
      </w:r>
      <w:r w:rsidR="00935A03">
        <w:t>Specifically,</w:t>
      </w:r>
      <w:r w:rsidR="00855D6A">
        <w:t xml:space="preserve"> the MSE, root mean-squared error (RMSE), mean absolute error (MAE), R</w:t>
      </w:r>
      <w:r w:rsidR="00855D6A">
        <w:rPr>
          <w:vertAlign w:val="superscript"/>
        </w:rPr>
        <w:t>2</w:t>
      </w:r>
      <w:r w:rsidR="00855D6A">
        <w:t xml:space="preserve">, and </w:t>
      </w:r>
      <w:r w:rsidR="004024BC">
        <w:t xml:space="preserve">mean relative error of its test set predictions were calculated. Using a wide range of </w:t>
      </w:r>
      <w:r w:rsidR="00A169B9">
        <w:t xml:space="preserve">metrics enabled a more nuanced evaluation of the model’s performance, as </w:t>
      </w:r>
      <w:r w:rsidR="005E6A7F">
        <w:t xml:space="preserve">the metrics placed different emphasis on outliers. </w:t>
      </w:r>
      <w:r w:rsidR="00F510C1">
        <w:t xml:space="preserve">The mean relative error </w:t>
      </w:r>
      <w:r w:rsidR="00083E9C">
        <w:t xml:space="preserve">was a symmetrical version of the mean absolute percentage error (MAPE) described in </w:t>
      </w:r>
      <w:r w:rsidR="00FB2B41">
        <w:t>S</w:t>
      </w:r>
      <w:r w:rsidR="00083E9C">
        <w:t xml:space="preserve">ection </w:t>
      </w:r>
      <w:r w:rsidR="00FB2B41">
        <w:t>2.3211.</w:t>
      </w:r>
      <w:r w:rsidR="00A05E15">
        <w:t xml:space="preserve"> The formula for the mean relative error</w:t>
      </w:r>
      <w:r w:rsidR="00935A03">
        <w:t xml:space="preserve"> (Equation 11)</w:t>
      </w:r>
      <w:r w:rsidR="00A05E15">
        <w:t xml:space="preserve"> modif</w:t>
      </w:r>
      <w:r w:rsidR="00935A03">
        <w:t xml:space="preserve">ied the </w:t>
      </w:r>
      <w:r w:rsidR="00A05E15">
        <w:t xml:space="preserve">base MAPE </w:t>
      </w:r>
      <w:r w:rsidR="00935A03">
        <w:t>formula</w:t>
      </w:r>
      <w:r w:rsidR="006E7BC3">
        <w:t xml:space="preserve"> (Equation </w:t>
      </w:r>
      <w:r w:rsidR="00EA711E">
        <w:t>5)</w:t>
      </w:r>
      <w:r w:rsidR="00A05E15">
        <w:t xml:space="preserve"> </w:t>
      </w:r>
      <w:r w:rsidR="00935A03">
        <w:t>to adjust</w:t>
      </w:r>
      <w:r w:rsidR="00A05E15">
        <w:t xml:space="preserve"> for </w:t>
      </w:r>
      <w:r w:rsidR="00EA711E">
        <w:t>its asymmetrically.</w:t>
      </w:r>
    </w:p>
    <w:p w14:paraId="50177BF9" w14:textId="1A6F4927" w:rsidR="008763BE" w:rsidRDefault="00440E4E" w:rsidP="00384315">
      <w:pPr>
        <w:jc w:val="both"/>
      </w:pPr>
      <m:oMathPara>
        <m:oMath>
          <m:r>
            <m:rPr>
              <m:sty m:val="p"/>
            </m:rPr>
            <w:rPr>
              <w:rFonts w:ascii="Cambria Math" w:hAnsi="Cambria Math"/>
              <w:noProof/>
            </w:rPr>
            <w:br/>
          </m:r>
        </m:oMath>
        <m:oMath>
          <m:eqArr>
            <m:eqArrPr>
              <m:maxDist m:val="1"/>
              <m:ctrlPr>
                <w:rPr>
                  <w:rFonts w:ascii="Cambria Math" w:hAnsi="Cambria Math"/>
                  <w:i/>
                  <w:noProof/>
                </w:rPr>
              </m:ctrlPr>
            </m:eqArrPr>
            <m:e>
              <m:r>
                <w:rPr>
                  <w:rFonts w:ascii="Cambria Math" w:hAnsi="Cambria Math"/>
                </w:rPr>
                <m:t xml:space="preserve">Mean Relative Error= </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d>
                        <m:dPr>
                          <m:ctrlPr>
                            <w:rPr>
                              <w:rFonts w:ascii="Cambria Math" w:hAnsi="Cambria Math"/>
                              <w:i/>
                              <w:noProof/>
                            </w:rPr>
                          </m:ctrlPr>
                        </m:dPr>
                        <m:e>
                          <m:d>
                            <m:dPr>
                              <m:begChr m:val="|"/>
                              <m:endChr m:val="|"/>
                              <m:ctrlPr>
                                <w:rPr>
                                  <w:rFonts w:ascii="Cambria Math" w:hAnsi="Cambria Math"/>
                                  <w:i/>
                                  <w:noProof/>
                                </w:rPr>
                              </m:ctrlPr>
                            </m:dPr>
                            <m:e>
                              <m:f>
                                <m:fPr>
                                  <m:ctrlPr>
                                    <w:rPr>
                                      <w:rFonts w:ascii="Cambria Math" w:hAnsi="Cambria Math"/>
                                      <w:i/>
                                      <w:noProof/>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m:rPr>
                                      <m:sty m:val="p"/>
                                    </m:rPr>
                                    <w:rPr>
                                      <w:rFonts w:ascii="Cambria Math" w:hAnsi="Cambria Math"/>
                                      <w:noProof/>
                                    </w:rPr>
                                    <m:t>max⁡</m:t>
                                  </m:r>
                                  <m:r>
                                    <w:rPr>
                                      <w:rFonts w:ascii="Cambria Math" w:hAnsi="Cambria Math"/>
                                      <w:noProof/>
                                    </w:rPr>
                                    <m:t>(</m:t>
                                  </m:r>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y</m:t>
                                          </m:r>
                                        </m:e>
                                        <m:sub>
                                          <m:r>
                                            <w:rPr>
                                              <w:rFonts w:ascii="Cambria Math" w:hAnsi="Cambria Math"/>
                                              <w:noProof/>
                                            </w:rPr>
                                            <m:t>i</m:t>
                                          </m:r>
                                        </m:sub>
                                      </m:sSub>
                                    </m:e>
                                  </m:d>
                                  <m:r>
                                    <w:rPr>
                                      <w:rFonts w:ascii="Cambria Math" w:hAnsi="Cambria Math"/>
                                      <w:noProof/>
                                    </w:rPr>
                                    <m:t>,</m:t>
                                  </m:r>
                                  <m:d>
                                    <m:dPr>
                                      <m:begChr m:val="|"/>
                                      <m:endChr m:val="|"/>
                                      <m:ctrlPr>
                                        <w:rPr>
                                          <w:rFonts w:ascii="Cambria Math" w:hAnsi="Cambria Math"/>
                                          <w:i/>
                                        </w:rPr>
                                      </m:ctrlPr>
                                    </m:dPr>
                                    <m:e>
                                      <m:r>
                                        <w:rPr>
                                          <w:rFonts w:ascii="Cambria Math" w:hAnsi="Cambria Math"/>
                                          <w:noProof/>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r>
                                    <w:rPr>
                                      <w:rFonts w:ascii="Cambria Math" w:hAnsi="Cambria Math"/>
                                      <w:noProof/>
                                    </w:rPr>
                                    <m:t>)</m:t>
                                  </m:r>
                                </m:den>
                              </m:f>
                            </m:e>
                          </m:d>
                          <m:r>
                            <w:rPr>
                              <w:rFonts w:ascii="Cambria Math" w:hAnsi="Cambria Math"/>
                              <w:noProof/>
                            </w:rPr>
                            <m:t>*100%</m:t>
                          </m:r>
                        </m:e>
                      </m:d>
                    </m:e>
                  </m:nary>
                  <m:r>
                    <w:rPr>
                      <w:rFonts w:ascii="Cambria Math" w:hAnsi="Cambria Math"/>
                      <w:noProof/>
                    </w:rPr>
                    <m:t xml:space="preserve"> </m:t>
                  </m:r>
                </m:e>
              </m:d>
              <m:r>
                <w:rPr>
                  <w:rFonts w:ascii="Cambria Math" w:hAnsi="Cambria Math"/>
                  <w:noProof/>
                </w:rPr>
                <m:t xml:space="preserve"> </m:t>
              </m:r>
              <m:r>
                <w:rPr>
                  <w:rFonts w:ascii="Cambria Math" w:hAnsi="Cambria Math"/>
                </w:rPr>
                <m:t>#</m:t>
              </m:r>
              <m:d>
                <m:dPr>
                  <m:ctrlPr>
                    <w:rPr>
                      <w:rFonts w:ascii="Cambria Math" w:hAnsi="Cambria Math"/>
                      <w:i/>
                      <w:noProof/>
                    </w:rPr>
                  </m:ctrlPr>
                </m:dPr>
                <m:e>
                  <m:r>
                    <w:rPr>
                      <w:rFonts w:ascii="Cambria Math" w:hAnsi="Cambria Math"/>
                      <w:noProof/>
                    </w:rPr>
                    <m:t>11</m:t>
                  </m:r>
                </m:e>
              </m:d>
              <m:ctrlPr>
                <w:rPr>
                  <w:rFonts w:ascii="Cambria Math" w:hAnsi="Cambria Math"/>
                  <w:i/>
                </w:rPr>
              </m:ctrlPr>
            </m:e>
          </m:eqArr>
        </m:oMath>
      </m:oMathPara>
    </w:p>
    <w:p w14:paraId="71906878" w14:textId="77777777" w:rsidR="00935A03" w:rsidRDefault="00935A03" w:rsidP="00384315">
      <w:pPr>
        <w:jc w:val="both"/>
      </w:pPr>
    </w:p>
    <w:p w14:paraId="5BF49757" w14:textId="68FCF12D" w:rsidR="00D64FC3" w:rsidRDefault="00037F00" w:rsidP="00384315">
      <w:pPr>
        <w:jc w:val="both"/>
      </w:pPr>
      <w:r>
        <w:t xml:space="preserve">Each combination of </w:t>
      </w:r>
      <w:r w:rsidR="003B66E7">
        <w:t xml:space="preserve">model type, </w:t>
      </w:r>
      <w:r>
        <w:t xml:space="preserve">feature </w:t>
      </w:r>
      <w:r w:rsidR="00935A03">
        <w:t>subset</w:t>
      </w:r>
      <w:r>
        <w:t xml:space="preserve"> and missing data </w:t>
      </w:r>
      <w:r w:rsidR="00935A03">
        <w:t>threshold</w:t>
      </w:r>
      <w:r>
        <w:t xml:space="preserve"> ha</w:t>
      </w:r>
      <w:r w:rsidR="00581369">
        <w:t>d</w:t>
      </w:r>
      <w:r>
        <w:t xml:space="preserve"> 5 associated </w:t>
      </w:r>
      <w:r w:rsidR="00581369">
        <w:t xml:space="preserve">training </w:t>
      </w:r>
      <w:r w:rsidR="00935A03">
        <w:t>folds</w:t>
      </w:r>
      <w:r>
        <w:t xml:space="preserve">. </w:t>
      </w:r>
      <w:r w:rsidR="00581369">
        <w:t>The combination</w:t>
      </w:r>
      <w:r w:rsidR="00935A03">
        <w:t>’s performance</w:t>
      </w:r>
      <w:r w:rsidR="00581369">
        <w:t xml:space="preserve"> was the average test performance of the models trained on these folds. </w:t>
      </w:r>
      <w:r>
        <w:t>The performance</w:t>
      </w:r>
      <w:r w:rsidR="006A6AE2">
        <w:t>s</w:t>
      </w:r>
      <w:r>
        <w:t xml:space="preserve"> of different combinations were</w:t>
      </w:r>
      <w:r w:rsidR="00B56964">
        <w:t xml:space="preserve"> then</w:t>
      </w:r>
      <w:r>
        <w:t xml:space="preserve"> compared</w:t>
      </w:r>
      <w:r w:rsidR="00014088">
        <w:t>.</w:t>
      </w:r>
    </w:p>
    <w:p w14:paraId="39EB1687" w14:textId="77777777" w:rsidR="00D64FC3" w:rsidRDefault="00D64FC3" w:rsidP="00384315">
      <w:pPr>
        <w:jc w:val="both"/>
      </w:pPr>
    </w:p>
    <w:p w14:paraId="1873C4F5" w14:textId="2594479B" w:rsidR="000426AF" w:rsidRDefault="008763BE" w:rsidP="003B66E7">
      <w:pPr>
        <w:jc w:val="both"/>
      </w:pPr>
      <w:r>
        <w:t xml:space="preserve">The 300 fine-tuned models </w:t>
      </w:r>
      <w:r w:rsidR="00CC5185">
        <w:t>that performed</w:t>
      </w:r>
      <w:r>
        <w:t xml:space="preserve"> </w:t>
      </w:r>
      <w:r w:rsidR="00CC5185">
        <w:t>forecasting</w:t>
      </w:r>
      <w:r>
        <w:t xml:space="preserve"> were similarly evaluated</w:t>
      </w:r>
      <w:r w:rsidR="00B56964">
        <w:t xml:space="preserve"> and compared</w:t>
      </w:r>
      <w:r>
        <w:t xml:space="preserve">. </w:t>
      </w:r>
    </w:p>
    <w:p w14:paraId="667F6BBC" w14:textId="77777777" w:rsidR="008D0E08" w:rsidRDefault="008D0E08" w:rsidP="003B66E7">
      <w:pPr>
        <w:jc w:val="both"/>
      </w:pPr>
    </w:p>
    <w:p w14:paraId="6DFD9B5E" w14:textId="789A43A3" w:rsidR="008D0E08" w:rsidRDefault="008D0E08" w:rsidP="008D0E08">
      <w:pPr>
        <w:pStyle w:val="Heading4"/>
      </w:pPr>
      <w:r>
        <w:t>4.413 Feature Importance Analysis</w:t>
      </w:r>
    </w:p>
    <w:p w14:paraId="628884F6" w14:textId="4B5F1FB4" w:rsidR="00AF3FB8" w:rsidRDefault="00440E4E" w:rsidP="00AF3FB8">
      <w:pPr>
        <w:jc w:val="both"/>
      </w:pPr>
      <w:r>
        <w:t>Each</w:t>
      </w:r>
      <w:r w:rsidR="001C307D">
        <w:t xml:space="preserve"> </w:t>
      </w:r>
      <w:r w:rsidR="00235195">
        <w:t>feature</w:t>
      </w:r>
      <w:r w:rsidR="001C307D">
        <w:t>’s</w:t>
      </w:r>
      <w:r w:rsidR="00235195">
        <w:t xml:space="preserve"> </w:t>
      </w:r>
      <w:r w:rsidR="00780BEA">
        <w:t xml:space="preserve">importance </w:t>
      </w:r>
      <w:r>
        <w:t>was</w:t>
      </w:r>
      <w:r w:rsidR="004D13AE">
        <w:t xml:space="preserve"> </w:t>
      </w:r>
      <w:r w:rsidR="00D640DC">
        <w:t xml:space="preserve">calculated </w:t>
      </w:r>
      <w:r>
        <w:t>using the models’ in-built methods. Scikit Learn’s Random Forest Regressor used</w:t>
      </w:r>
      <w:r w:rsidR="00D640DC">
        <w:t xml:space="preserve"> the </w:t>
      </w:r>
      <w:r w:rsidR="00D244BA">
        <w:t xml:space="preserve">mean decrease </w:t>
      </w:r>
      <w:r w:rsidR="00B86C92">
        <w:t xml:space="preserve">in impurity/MSE </w:t>
      </w:r>
      <w:r w:rsidR="004F2F45">
        <w:t xml:space="preserve">across </w:t>
      </w:r>
      <w:r w:rsidR="00735EC7">
        <w:t xml:space="preserve">the feature’s </w:t>
      </w:r>
      <w:r w:rsidR="004F2F45">
        <w:t>splits</w:t>
      </w:r>
      <w:r w:rsidR="001C307D">
        <w:t xml:space="preserve"> </w:t>
      </w:r>
      <w:r>
        <w:t>[16].</w:t>
      </w:r>
      <w:r w:rsidR="001C307D">
        <w:t xml:space="preserve"> </w:t>
      </w:r>
      <w:r>
        <w:t xml:space="preserve">XGBoost used the </w:t>
      </w:r>
      <w:r w:rsidR="001612EA">
        <w:t xml:space="preserve">mean decrease in loss across the </w:t>
      </w:r>
      <w:r w:rsidR="002076DF">
        <w:t>f</w:t>
      </w:r>
      <w:r w:rsidR="001612EA">
        <w:t>eature’</w:t>
      </w:r>
      <w:r w:rsidR="004D13AE">
        <w:t>s</w:t>
      </w:r>
      <w:r w:rsidR="001612EA">
        <w:t xml:space="preserve"> splits taking into account </w:t>
      </w:r>
      <w:r w:rsidR="000820C2">
        <w:t xml:space="preserve">information from the loss function’s derivatives </w:t>
      </w:r>
      <w:r>
        <w:t>[17]</w:t>
      </w:r>
      <w:r w:rsidR="002076DF">
        <w:t>.</w:t>
      </w:r>
      <w:r w:rsidR="00735EC7">
        <w:t xml:space="preserve"> </w:t>
      </w:r>
      <w:r w:rsidR="002076DF">
        <w:t xml:space="preserve">LightGBM calculated </w:t>
      </w:r>
      <w:r w:rsidR="00735EC7">
        <w:t xml:space="preserve">feature importance </w:t>
      </w:r>
      <w:r w:rsidR="002076DF">
        <w:t xml:space="preserve">in a similar way to </w:t>
      </w:r>
      <w:r w:rsidR="00735EC7">
        <w:t>XGBoost but</w:t>
      </w:r>
      <w:r w:rsidR="002076DF">
        <w:t xml:space="preserve"> use</w:t>
      </w:r>
      <w:r w:rsidR="00735EC7">
        <w:t>d</w:t>
      </w:r>
      <w:r w:rsidR="002076DF">
        <w:t xml:space="preserve"> the total decrease in loss rather than the average decrease [</w:t>
      </w:r>
      <w:r w:rsidR="00572190">
        <w:t>1</w:t>
      </w:r>
      <w:r w:rsidR="00735EC7">
        <w:t>7</w:t>
      </w:r>
      <w:r w:rsidR="00572190">
        <w:t>, 1</w:t>
      </w:r>
      <w:r w:rsidR="00735EC7">
        <w:t>8</w:t>
      </w:r>
      <w:r w:rsidR="002076DF">
        <w:t xml:space="preserve">]. </w:t>
      </w:r>
      <w:r w:rsidR="00735EC7">
        <w:t>F</w:t>
      </w:r>
      <w:r w:rsidR="00F26FCB">
        <w:t>eature importance</w:t>
      </w:r>
      <w:r w:rsidR="00735EC7">
        <w:t xml:space="preserve"> was</w:t>
      </w:r>
      <w:r w:rsidR="00F26FCB">
        <w:t xml:space="preserve"> used to </w:t>
      </w:r>
      <w:r w:rsidR="00735EC7">
        <w:t>determine</w:t>
      </w:r>
      <w:r w:rsidR="00F26FCB">
        <w:t xml:space="preserve"> </w:t>
      </w:r>
      <w:r w:rsidR="00735EC7">
        <w:t>which</w:t>
      </w:r>
      <w:r w:rsidR="00F26FCB">
        <w:t xml:space="preserve"> variables </w:t>
      </w:r>
      <w:r w:rsidR="00735EC7">
        <w:t>had</w:t>
      </w:r>
      <w:r w:rsidR="00F26FCB">
        <w:t xml:space="preserve"> the highest predictive power for MMR</w:t>
      </w:r>
      <w:r w:rsidR="006D4436">
        <w:t>, which was one of the primary aims of this thesis</w:t>
      </w:r>
      <w:r w:rsidR="00F26FCB">
        <w:t xml:space="preserve">. Additionally, </w:t>
      </w:r>
      <w:r w:rsidR="006A5F8A">
        <w:t>variation</w:t>
      </w:r>
      <w:r w:rsidR="00F26FCB">
        <w:t xml:space="preserve"> in feature importance across </w:t>
      </w:r>
      <w:r w:rsidR="006A5F8A">
        <w:t xml:space="preserve">models was used to investigate </w:t>
      </w:r>
      <w:r w:rsidR="006D4436">
        <w:t>differences</w:t>
      </w:r>
      <w:r w:rsidR="006A5F8A">
        <w:t xml:space="preserve"> in mode</w:t>
      </w:r>
      <w:r w:rsidR="00735EC7">
        <w:t>l</w:t>
      </w:r>
      <w:r w:rsidR="006A5F8A">
        <w:t xml:space="preserve"> performance. </w:t>
      </w:r>
    </w:p>
    <w:p w14:paraId="624D868A" w14:textId="47756BF2" w:rsidR="009B1754" w:rsidRDefault="0026260E" w:rsidP="00AF3FB8">
      <w:pPr>
        <w:pStyle w:val="Heading3"/>
      </w:pPr>
      <w:r>
        <w:t>4.</w:t>
      </w:r>
      <w:r w:rsidR="00A47253">
        <w:t xml:space="preserve">42 </w:t>
      </w:r>
      <w:r w:rsidR="00A365F7">
        <w:t xml:space="preserve">Development of Voting and Stacking </w:t>
      </w:r>
      <w:r w:rsidR="00A47253">
        <w:t xml:space="preserve">Ensemble </w:t>
      </w:r>
      <w:r w:rsidR="00A365F7">
        <w:t>Models</w:t>
      </w:r>
    </w:p>
    <w:p w14:paraId="3E6BEEE1" w14:textId="4D99CEE5" w:rsidR="00A47253" w:rsidRDefault="008E6170" w:rsidP="00EF08C6">
      <w:pPr>
        <w:jc w:val="center"/>
      </w:pPr>
      <w:r>
        <w:rPr>
          <w:noProof/>
          <w14:ligatures w14:val="standardContextual"/>
        </w:rPr>
        <mc:AlternateContent>
          <mc:Choice Requires="wps">
            <w:drawing>
              <wp:anchor distT="0" distB="0" distL="114300" distR="114300" simplePos="0" relativeHeight="251658245" behindDoc="0" locked="0" layoutInCell="1" allowOverlap="1" wp14:anchorId="014144F6" wp14:editId="236B1298">
                <wp:simplePos x="0" y="0"/>
                <wp:positionH relativeFrom="column">
                  <wp:posOffset>900430</wp:posOffset>
                </wp:positionH>
                <wp:positionV relativeFrom="paragraph">
                  <wp:posOffset>664787</wp:posOffset>
                </wp:positionV>
                <wp:extent cx="316258" cy="323133"/>
                <wp:effectExtent l="0" t="0" r="0" b="0"/>
                <wp:wrapNone/>
                <wp:docPr id="926171583"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F0CEAB" w14:textId="77777777" w:rsidR="00EF2678" w:rsidRDefault="00EF2678" w:rsidP="00EF267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144F6" id="_x0000_s1037" type="#_x0000_t202" style="position:absolute;left:0;text-align:left;margin-left:70.9pt;margin-top:52.35pt;width:24.9pt;height:25.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" filled="f" stroked="f">
                <v:textbox>
                  <w:txbxContent>
                    <w:p w14:paraId="27F0CEAB" w14:textId="77777777" w:rsidR="00EF2678" w:rsidRDefault="00EF2678" w:rsidP="00EF2678">
                      <w:r>
                        <w:t>a)</w:t>
                      </w:r>
                    </w:p>
                  </w:txbxContent>
                </v:textbox>
              </v:shape>
            </w:pict>
          </mc:Fallback>
        </mc:AlternateContent>
      </w:r>
      <w:r>
        <w:rPr>
          <w:noProof/>
          <w14:ligatures w14:val="standardContextual"/>
        </w:rPr>
        <mc:AlternateContent>
          <mc:Choice Requires="wps">
            <w:drawing>
              <wp:anchor distT="0" distB="0" distL="114300" distR="114300" simplePos="0" relativeHeight="251658246" behindDoc="0" locked="0" layoutInCell="1" allowOverlap="1" wp14:anchorId="5EDB9298" wp14:editId="3CFA4A6A">
                <wp:simplePos x="0" y="0"/>
                <wp:positionH relativeFrom="column">
                  <wp:posOffset>901065</wp:posOffset>
                </wp:positionH>
                <wp:positionV relativeFrom="paragraph">
                  <wp:posOffset>1732973</wp:posOffset>
                </wp:positionV>
                <wp:extent cx="316258" cy="323133"/>
                <wp:effectExtent l="0" t="0" r="0" b="0"/>
                <wp:wrapNone/>
                <wp:docPr id="1787975444"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4EC7CE" w14:textId="2D7B812A" w:rsidR="00EF2678" w:rsidRDefault="00EF2678" w:rsidP="00EF2678">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9298" id="_x0000_s1038" type="#_x0000_t202" style="position:absolute;left:0;text-align:left;margin-left:70.95pt;margin-top:136.45pt;width:24.9pt;height:25.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" filled="f" stroked="f">
                <v:textbox>
                  <w:txbxContent>
                    <w:p w14:paraId="5A4EC7CE" w14:textId="2D7B812A" w:rsidR="00EF2678" w:rsidRDefault="00EF2678" w:rsidP="00EF2678">
                      <w:r>
                        <w:t>b)</w:t>
                      </w:r>
                    </w:p>
                  </w:txbxContent>
                </v:textbox>
              </v:shape>
            </w:pict>
          </mc:Fallback>
        </mc:AlternateContent>
      </w:r>
      <w:r>
        <w:rPr>
          <w:noProof/>
          <w14:ligatures w14:val="standardContextual"/>
        </w:rPr>
        <mc:AlternateContent>
          <mc:Choice Requires="wps">
            <w:drawing>
              <wp:anchor distT="0" distB="0" distL="114300" distR="114300" simplePos="0" relativeHeight="251658247" behindDoc="0" locked="0" layoutInCell="1" allowOverlap="1" wp14:anchorId="239BCA92" wp14:editId="1FF3FE78">
                <wp:simplePos x="0" y="0"/>
                <wp:positionH relativeFrom="column">
                  <wp:posOffset>901065</wp:posOffset>
                </wp:positionH>
                <wp:positionV relativeFrom="paragraph">
                  <wp:posOffset>2946227</wp:posOffset>
                </wp:positionV>
                <wp:extent cx="316258" cy="323133"/>
                <wp:effectExtent l="0" t="0" r="0" b="0"/>
                <wp:wrapNone/>
                <wp:docPr id="1828269660"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CC935" w14:textId="73A31190" w:rsidR="00EF2678" w:rsidRDefault="00EF2678" w:rsidP="00EF2678">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CA92" id="_x0000_s1039" type="#_x0000_t202" style="position:absolute;left:0;text-align:left;margin-left:70.95pt;margin-top:232pt;width:24.9pt;height:25.4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" filled="f" stroked="f">
                <v:textbox>
                  <w:txbxContent>
                    <w:p w14:paraId="4ADCC935" w14:textId="73A31190" w:rsidR="00EF2678" w:rsidRDefault="00EF2678" w:rsidP="00EF2678">
                      <w:r>
                        <w:t>c)</w:t>
                      </w:r>
                    </w:p>
                  </w:txbxContent>
                </v:textbox>
              </v:shape>
            </w:pict>
          </mc:Fallback>
        </mc:AlternateContent>
      </w:r>
      <w:r>
        <w:rPr>
          <w:noProof/>
          <w14:ligatures w14:val="standardContextual"/>
        </w:rPr>
        <mc:AlternateContent>
          <mc:Choice Requires="wps">
            <w:drawing>
              <wp:anchor distT="0" distB="0" distL="114300" distR="114300" simplePos="0" relativeHeight="251658248" behindDoc="0" locked="0" layoutInCell="1" allowOverlap="1" wp14:anchorId="55A67107" wp14:editId="3476A226">
                <wp:simplePos x="0" y="0"/>
                <wp:positionH relativeFrom="column">
                  <wp:posOffset>899160</wp:posOffset>
                </wp:positionH>
                <wp:positionV relativeFrom="paragraph">
                  <wp:posOffset>4199947</wp:posOffset>
                </wp:positionV>
                <wp:extent cx="316258" cy="323133"/>
                <wp:effectExtent l="0" t="0" r="0" b="0"/>
                <wp:wrapNone/>
                <wp:docPr id="2116456124"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570828" w14:textId="0A313400" w:rsidR="00EF2678" w:rsidRDefault="00EF2678" w:rsidP="00EF2678">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7107" id="_x0000_s1040" type="#_x0000_t202" style="position:absolute;left:0;text-align:left;margin-left:70.8pt;margin-top:330.7pt;width:24.9pt;height:25.4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" filled="f" stroked="f">
                <v:textbox>
                  <w:txbxContent>
                    <w:p w14:paraId="69570828" w14:textId="0A313400" w:rsidR="00EF2678" w:rsidRDefault="00EF2678" w:rsidP="00EF2678">
                      <w:r>
                        <w:t>d)</w:t>
                      </w:r>
                    </w:p>
                  </w:txbxContent>
                </v:textbox>
              </v:shape>
            </w:pict>
          </mc:Fallback>
        </mc:AlternateContent>
      </w:r>
      <w:r w:rsidR="0043629A" w:rsidRPr="0043629A">
        <w:rPr>
          <w:noProof/>
        </w:rPr>
        <w:drawing>
          <wp:inline distT="0" distB="0" distL="0" distR="0" wp14:anchorId="71946C55" wp14:editId="57AB74E1">
            <wp:extent cx="4516755" cy="5146478"/>
            <wp:effectExtent l="0" t="0" r="4445" b="0"/>
            <wp:docPr id="141546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66454" name=""/>
                    <pic:cNvPicPr/>
                  </pic:nvPicPr>
                  <pic:blipFill rotWithShape="1">
                    <a:blip r:embed="rId24"/>
                    <a:srcRect t="3632"/>
                    <a:stretch>
                      <a:fillRect/>
                    </a:stretch>
                  </pic:blipFill>
                  <pic:spPr bwMode="auto">
                    <a:xfrm>
                      <a:off x="0" y="0"/>
                      <a:ext cx="4547612" cy="5181637"/>
                    </a:xfrm>
                    <a:prstGeom prst="rect">
                      <a:avLst/>
                    </a:prstGeom>
                    <a:ln>
                      <a:noFill/>
                    </a:ln>
                    <a:extLst>
                      <a:ext uri="{53640926-AAD7-44D8-BBD7-CCE9431645EC}">
                        <a14:shadowObscured xmlns:a14="http://schemas.microsoft.com/office/drawing/2010/main"/>
                      </a:ext>
                    </a:extLst>
                  </pic:spPr>
                </pic:pic>
              </a:graphicData>
            </a:graphic>
          </wp:inline>
        </w:drawing>
      </w:r>
    </w:p>
    <w:p w14:paraId="1C36875F" w14:textId="3F9E5B2C" w:rsidR="00926A55" w:rsidRPr="008B2109" w:rsidRDefault="00926A55" w:rsidP="00EF08C6">
      <w:pPr>
        <w:jc w:val="center"/>
        <w:rPr>
          <w:sz w:val="22"/>
          <w:szCs w:val="22"/>
        </w:rPr>
      </w:pPr>
      <w:r w:rsidRPr="008B2109">
        <w:rPr>
          <w:b/>
          <w:bCs/>
          <w:sz w:val="22"/>
          <w:szCs w:val="22"/>
        </w:rPr>
        <w:t xml:space="preserve">Figure </w:t>
      </w:r>
      <w:r w:rsidR="006D4436" w:rsidRPr="008B2109">
        <w:rPr>
          <w:b/>
          <w:bCs/>
          <w:sz w:val="22"/>
          <w:szCs w:val="22"/>
        </w:rPr>
        <w:t>8</w:t>
      </w:r>
      <w:r w:rsidRPr="008B2109">
        <w:rPr>
          <w:b/>
          <w:bCs/>
          <w:sz w:val="22"/>
          <w:szCs w:val="22"/>
        </w:rPr>
        <w:t>:</w:t>
      </w:r>
      <w:r w:rsidRPr="008B2109">
        <w:rPr>
          <w:sz w:val="22"/>
          <w:szCs w:val="22"/>
        </w:rPr>
        <w:t xml:space="preserve"> </w:t>
      </w:r>
      <w:r w:rsidR="00FC6BAF" w:rsidRPr="008B2109">
        <w:rPr>
          <w:sz w:val="22"/>
          <w:szCs w:val="22"/>
        </w:rPr>
        <w:t xml:space="preserve">Visualisation of </w:t>
      </w:r>
      <w:r w:rsidR="006D4436" w:rsidRPr="008B2109">
        <w:rPr>
          <w:sz w:val="22"/>
          <w:szCs w:val="22"/>
        </w:rPr>
        <w:t>where</w:t>
      </w:r>
      <w:r w:rsidR="00D31BCD" w:rsidRPr="008B2109">
        <w:rPr>
          <w:sz w:val="22"/>
          <w:szCs w:val="22"/>
        </w:rPr>
        <w:t xml:space="preserve"> the 300 base estimators </w:t>
      </w:r>
      <w:r w:rsidR="00AD6A79" w:rsidRPr="008B2109">
        <w:rPr>
          <w:sz w:val="22"/>
          <w:szCs w:val="22"/>
        </w:rPr>
        <w:t>used as in</w:t>
      </w:r>
      <w:r w:rsidR="0067195E" w:rsidRPr="008B2109">
        <w:rPr>
          <w:sz w:val="22"/>
          <w:szCs w:val="22"/>
        </w:rPr>
        <w:t>put into</w:t>
      </w:r>
      <w:r w:rsidR="00AD6A79" w:rsidRPr="008B2109">
        <w:rPr>
          <w:sz w:val="22"/>
          <w:szCs w:val="22"/>
        </w:rPr>
        <w:t xml:space="preserve"> the ensemble model</w:t>
      </w:r>
      <w:r w:rsidR="006D4436" w:rsidRPr="008B2109">
        <w:rPr>
          <w:sz w:val="22"/>
          <w:szCs w:val="22"/>
        </w:rPr>
        <w:t>s came from</w:t>
      </w:r>
      <w:r w:rsidR="00AD6A79" w:rsidRPr="008B2109">
        <w:rPr>
          <w:sz w:val="22"/>
          <w:szCs w:val="22"/>
        </w:rPr>
        <w:t xml:space="preserve">. </w:t>
      </w:r>
      <w:r w:rsidR="00411984" w:rsidRPr="008B2109">
        <w:rPr>
          <w:sz w:val="22"/>
          <w:szCs w:val="22"/>
        </w:rPr>
        <w:t>The grey boxes g</w:t>
      </w:r>
      <w:r w:rsidR="006D4436" w:rsidRPr="008B2109">
        <w:rPr>
          <w:sz w:val="22"/>
          <w:szCs w:val="22"/>
        </w:rPr>
        <w:t>a</w:t>
      </w:r>
      <w:r w:rsidR="00411984" w:rsidRPr="008B2109">
        <w:rPr>
          <w:sz w:val="22"/>
          <w:szCs w:val="22"/>
        </w:rPr>
        <w:t xml:space="preserve">ve the number of base estimators trained per method. </w:t>
      </w:r>
      <w:r w:rsidR="006D4436" w:rsidRPr="008B2109">
        <w:rPr>
          <w:sz w:val="22"/>
          <w:szCs w:val="22"/>
        </w:rPr>
        <w:t xml:space="preserve">The </w:t>
      </w:r>
      <w:r w:rsidR="00094F3C" w:rsidRPr="008B2109">
        <w:rPr>
          <w:sz w:val="22"/>
          <w:szCs w:val="22"/>
        </w:rPr>
        <w:t>300 base estimator</w:t>
      </w:r>
      <w:r w:rsidR="006D4436" w:rsidRPr="008B2109">
        <w:rPr>
          <w:sz w:val="22"/>
          <w:szCs w:val="22"/>
        </w:rPr>
        <w:t xml:space="preserve">s </w:t>
      </w:r>
      <w:r w:rsidR="00094F3C" w:rsidRPr="008B2109">
        <w:rPr>
          <w:sz w:val="22"/>
          <w:szCs w:val="22"/>
        </w:rPr>
        <w:t>consisted of 100 Random Forest, XGBoost, and LightGBM mo</w:t>
      </w:r>
      <w:r w:rsidR="005573E4" w:rsidRPr="008B2109">
        <w:rPr>
          <w:sz w:val="22"/>
          <w:szCs w:val="22"/>
        </w:rPr>
        <w:t>d</w:t>
      </w:r>
      <w:r w:rsidR="00094F3C" w:rsidRPr="008B2109">
        <w:rPr>
          <w:sz w:val="22"/>
          <w:szCs w:val="22"/>
        </w:rPr>
        <w:t>els</w:t>
      </w:r>
      <w:r w:rsidR="00EF2678" w:rsidRPr="008B2109">
        <w:rPr>
          <w:sz w:val="22"/>
          <w:szCs w:val="22"/>
        </w:rPr>
        <w:t xml:space="preserve"> (a)</w:t>
      </w:r>
      <w:r w:rsidR="00094F3C" w:rsidRPr="008B2109">
        <w:rPr>
          <w:sz w:val="22"/>
          <w:szCs w:val="22"/>
        </w:rPr>
        <w:t xml:space="preserve">. 20 </w:t>
      </w:r>
      <w:r w:rsidR="006D4436" w:rsidRPr="008B2109">
        <w:rPr>
          <w:sz w:val="22"/>
          <w:szCs w:val="22"/>
        </w:rPr>
        <w:t xml:space="preserve">versions of each </w:t>
      </w:r>
      <w:r w:rsidR="005573E4" w:rsidRPr="008B2109">
        <w:rPr>
          <w:sz w:val="22"/>
          <w:szCs w:val="22"/>
        </w:rPr>
        <w:t>model-</w:t>
      </w:r>
      <w:r w:rsidR="006D4436" w:rsidRPr="008B2109">
        <w:rPr>
          <w:sz w:val="22"/>
          <w:szCs w:val="22"/>
        </w:rPr>
        <w:t>type</w:t>
      </w:r>
      <w:r w:rsidR="00094F3C" w:rsidRPr="008B2109">
        <w:rPr>
          <w:sz w:val="22"/>
          <w:szCs w:val="22"/>
        </w:rPr>
        <w:t xml:space="preserve"> </w:t>
      </w:r>
      <w:r w:rsidR="005573E4" w:rsidRPr="008B2109">
        <w:rPr>
          <w:sz w:val="22"/>
          <w:szCs w:val="22"/>
        </w:rPr>
        <w:t xml:space="preserve">were </w:t>
      </w:r>
      <w:r w:rsidR="006D4436" w:rsidRPr="008B2109">
        <w:rPr>
          <w:sz w:val="22"/>
          <w:szCs w:val="22"/>
        </w:rPr>
        <w:t>trained</w:t>
      </w:r>
      <w:r w:rsidR="005573E4" w:rsidRPr="008B2109">
        <w:rPr>
          <w:sz w:val="22"/>
          <w:szCs w:val="22"/>
        </w:rPr>
        <w:t xml:space="preserve"> on each cross-validation fold</w:t>
      </w:r>
      <w:r w:rsidR="00EF2678" w:rsidRPr="008B2109">
        <w:rPr>
          <w:sz w:val="22"/>
          <w:szCs w:val="22"/>
        </w:rPr>
        <w:t xml:space="preserve"> (b)</w:t>
      </w:r>
      <w:r w:rsidR="005573E4" w:rsidRPr="008B2109">
        <w:rPr>
          <w:sz w:val="22"/>
          <w:szCs w:val="22"/>
        </w:rPr>
        <w:t xml:space="preserve">, with </w:t>
      </w:r>
      <w:r w:rsidR="006D4436" w:rsidRPr="008B2109">
        <w:rPr>
          <w:sz w:val="22"/>
          <w:szCs w:val="22"/>
        </w:rPr>
        <w:t xml:space="preserve">the </w:t>
      </w:r>
      <w:r w:rsidR="00FF1B4F" w:rsidRPr="008B2109">
        <w:rPr>
          <w:sz w:val="22"/>
          <w:szCs w:val="22"/>
        </w:rPr>
        <w:t xml:space="preserve">4 </w:t>
      </w:r>
      <w:r w:rsidR="006D4436" w:rsidRPr="008B2109">
        <w:rPr>
          <w:sz w:val="22"/>
          <w:szCs w:val="22"/>
        </w:rPr>
        <w:t>models from the same fold trained</w:t>
      </w:r>
      <w:r w:rsidR="00FF1B4F" w:rsidRPr="008B2109">
        <w:rPr>
          <w:sz w:val="22"/>
          <w:szCs w:val="22"/>
        </w:rPr>
        <w:t xml:space="preserve"> </w:t>
      </w:r>
      <w:r w:rsidR="006D4436" w:rsidRPr="008B2109">
        <w:rPr>
          <w:sz w:val="22"/>
          <w:szCs w:val="22"/>
        </w:rPr>
        <w:t>on</w:t>
      </w:r>
      <w:r w:rsidR="00FF1B4F" w:rsidRPr="008B2109">
        <w:rPr>
          <w:sz w:val="22"/>
          <w:szCs w:val="22"/>
        </w:rPr>
        <w:t xml:space="preserve"> </w:t>
      </w:r>
      <w:r w:rsidR="006D4436" w:rsidRPr="008B2109">
        <w:rPr>
          <w:sz w:val="22"/>
          <w:szCs w:val="22"/>
        </w:rPr>
        <w:t>different</w:t>
      </w:r>
      <w:r w:rsidR="00FF1B4F" w:rsidRPr="008B2109">
        <w:rPr>
          <w:sz w:val="22"/>
          <w:szCs w:val="22"/>
        </w:rPr>
        <w:t xml:space="preserve"> feature </w:t>
      </w:r>
      <w:r w:rsidR="006D4436" w:rsidRPr="008B2109">
        <w:rPr>
          <w:sz w:val="22"/>
          <w:szCs w:val="22"/>
        </w:rPr>
        <w:t>subsets</w:t>
      </w:r>
      <w:r w:rsidR="00EF2678" w:rsidRPr="008B2109">
        <w:rPr>
          <w:sz w:val="22"/>
          <w:szCs w:val="22"/>
        </w:rPr>
        <w:t xml:space="preserve"> (c)</w:t>
      </w:r>
      <w:r w:rsidR="006D4436" w:rsidRPr="008B2109">
        <w:rPr>
          <w:sz w:val="22"/>
          <w:szCs w:val="22"/>
        </w:rPr>
        <w:t>.</w:t>
      </w:r>
      <w:r w:rsidR="008455DB" w:rsidRPr="008B2109">
        <w:rPr>
          <w:sz w:val="22"/>
          <w:szCs w:val="22"/>
        </w:rPr>
        <w:t xml:space="preserve"> </w:t>
      </w:r>
      <w:r w:rsidR="006D4436" w:rsidRPr="008B2109">
        <w:rPr>
          <w:sz w:val="22"/>
          <w:szCs w:val="22"/>
        </w:rPr>
        <w:t>E</w:t>
      </w:r>
      <w:r w:rsidR="008455DB" w:rsidRPr="008B2109">
        <w:rPr>
          <w:sz w:val="22"/>
          <w:szCs w:val="22"/>
        </w:rPr>
        <w:t xml:space="preserve">ach of </w:t>
      </w:r>
      <w:r w:rsidR="006D4436" w:rsidRPr="008B2109">
        <w:rPr>
          <w:sz w:val="22"/>
          <w:szCs w:val="22"/>
        </w:rPr>
        <w:t>these 4 models were trained</w:t>
      </w:r>
      <w:r w:rsidR="008455DB" w:rsidRPr="008B2109">
        <w:rPr>
          <w:sz w:val="22"/>
          <w:szCs w:val="22"/>
        </w:rPr>
        <w:t xml:space="preserve"> </w:t>
      </w:r>
      <w:r w:rsidR="006D4436" w:rsidRPr="008B2109">
        <w:rPr>
          <w:sz w:val="22"/>
          <w:szCs w:val="22"/>
        </w:rPr>
        <w:t>on</w:t>
      </w:r>
      <w:r w:rsidR="008455DB" w:rsidRPr="008B2109">
        <w:rPr>
          <w:sz w:val="22"/>
          <w:szCs w:val="22"/>
        </w:rPr>
        <w:t xml:space="preserve"> a dataset with a different missing data threshold</w:t>
      </w:r>
      <w:r w:rsidR="00EF2678" w:rsidRPr="008B2109">
        <w:rPr>
          <w:sz w:val="22"/>
          <w:szCs w:val="22"/>
        </w:rPr>
        <w:t xml:space="preserve"> (d)</w:t>
      </w:r>
      <w:r w:rsidR="00FF1B4F" w:rsidRPr="008B2109">
        <w:rPr>
          <w:sz w:val="22"/>
          <w:szCs w:val="22"/>
        </w:rPr>
        <w:t xml:space="preserve">. </w:t>
      </w:r>
    </w:p>
    <w:p w14:paraId="64875A3A" w14:textId="77777777" w:rsidR="008E6170" w:rsidRDefault="008E6170" w:rsidP="00A365F7">
      <w:pPr>
        <w:jc w:val="both"/>
      </w:pPr>
    </w:p>
    <w:p w14:paraId="7906D010" w14:textId="2B65BF53" w:rsidR="00A365F7" w:rsidRDefault="00B53C8E" w:rsidP="00A365F7">
      <w:pPr>
        <w:jc w:val="both"/>
      </w:pPr>
      <w:r>
        <w:t xml:space="preserve">While the </w:t>
      </w:r>
      <w:r w:rsidR="005B0B47">
        <w:t xml:space="preserve">fine-tuned </w:t>
      </w:r>
      <w:r>
        <w:t>XGBoost, LightGBM and R</w:t>
      </w:r>
      <w:r w:rsidR="00302F9D">
        <w:t>an</w:t>
      </w:r>
      <w:r>
        <w:t xml:space="preserve">dom Forest models discussed </w:t>
      </w:r>
      <w:r w:rsidR="00472E55">
        <w:t>in Section 4.41</w:t>
      </w:r>
      <w:r>
        <w:t xml:space="preserve"> are bagging and boosting ensembles, </w:t>
      </w:r>
      <w:r w:rsidR="00302F9D">
        <w:t xml:space="preserve">they were referred to as </w:t>
      </w:r>
      <w:r w:rsidR="00472E55">
        <w:t>“</w:t>
      </w:r>
      <w:r w:rsidR="00302F9D">
        <w:t>base estimators</w:t>
      </w:r>
      <w:r w:rsidR="00472E55">
        <w:t>”</w:t>
      </w:r>
      <w:r w:rsidR="00302F9D">
        <w:t xml:space="preserve"> for the remainder of this thesis, with the stacking and voting ensembles used to combine them referred to as </w:t>
      </w:r>
      <w:r w:rsidR="00472E55">
        <w:t>“</w:t>
      </w:r>
      <w:r w:rsidR="00302F9D">
        <w:t>ensemble models</w:t>
      </w:r>
      <w:r w:rsidR="00472E55">
        <w:t>”</w:t>
      </w:r>
      <w:r w:rsidR="00302F9D">
        <w:t>.</w:t>
      </w:r>
      <w:r w:rsidR="00472E55" w:rsidRPr="00472E55">
        <w:t xml:space="preserve"> </w:t>
      </w:r>
      <w:r w:rsidR="007B7242">
        <w:t>E</w:t>
      </w:r>
      <w:r w:rsidR="00472E55">
        <w:t xml:space="preserve">nsemble modelling was performed for both the </w:t>
      </w:r>
      <w:r w:rsidR="00CC5185">
        <w:t>CLP</w:t>
      </w:r>
      <w:r w:rsidR="00472E55">
        <w:t xml:space="preserve"> and </w:t>
      </w:r>
      <w:r w:rsidR="00CC5185">
        <w:t>forecasting</w:t>
      </w:r>
      <w:r w:rsidR="00472E55">
        <w:t xml:space="preserve"> analyses. See Figure 8 for a visualisation of the ensemble models’ inputs.</w:t>
      </w:r>
    </w:p>
    <w:p w14:paraId="52D3B052" w14:textId="77777777" w:rsidR="00926A55" w:rsidRDefault="00926A55" w:rsidP="00926A55"/>
    <w:p w14:paraId="682CA70C" w14:textId="6814978C" w:rsidR="00CE69D3" w:rsidRDefault="00304766" w:rsidP="00A365F7">
      <w:pPr>
        <w:pStyle w:val="Heading4"/>
        <w:jc w:val="both"/>
      </w:pPr>
      <w:r>
        <w:t xml:space="preserve">4.421 Using all Base Predictors in Different Types of </w:t>
      </w:r>
      <w:r w:rsidR="00A365F7">
        <w:t xml:space="preserve">Voting and Stacking </w:t>
      </w:r>
      <w:r>
        <w:t xml:space="preserve">Ensemble Models </w:t>
      </w:r>
    </w:p>
    <w:p w14:paraId="3045F277" w14:textId="009C775E" w:rsidR="00EF2678" w:rsidRDefault="00EF2678" w:rsidP="00B205D5">
      <w:pPr>
        <w:jc w:val="both"/>
      </w:pPr>
      <w:r>
        <w:t xml:space="preserve">Each country, year sample in the input dataset was associated with a single ground truth MMR estimate. Using the previously described method, the 300 fine-tuned models would each predict sample’s MMR, giving 300 predictions per sample. The ensemble model treated each prediction as a feature, learning how to combine the 300 features to produce a final, accurate MMR estimate (see Figure 8a). </w:t>
      </w:r>
    </w:p>
    <w:p w14:paraId="6977828B" w14:textId="77777777" w:rsidR="00530E7D" w:rsidRDefault="00530E7D" w:rsidP="00B205D5">
      <w:pPr>
        <w:jc w:val="both"/>
      </w:pPr>
    </w:p>
    <w:p w14:paraId="29B9F806" w14:textId="6F303062" w:rsidR="00A957AE" w:rsidRDefault="00530E7D" w:rsidP="00B205D5">
      <w:pPr>
        <w:jc w:val="both"/>
      </w:pPr>
      <w:r>
        <w:t>More specifically, t</w:t>
      </w:r>
      <w:r w:rsidR="00A957AE">
        <w:t xml:space="preserve">he base estimators were </w:t>
      </w:r>
      <w:r>
        <w:t>fit</w:t>
      </w:r>
      <w:r w:rsidR="00A957AE">
        <w:t xml:space="preserve"> </w:t>
      </w:r>
      <w:r w:rsidR="003F1D13">
        <w:t xml:space="preserve">on their associated training data using their best hyperparameter settings, which were determined through the fine-tuning process described </w:t>
      </w:r>
      <w:r w:rsidR="0046694F">
        <w:t>above</w:t>
      </w:r>
      <w:r w:rsidR="003F1D13">
        <w:t>.</w:t>
      </w:r>
      <w:r w:rsidR="00A957AE">
        <w:t xml:space="preserve"> </w:t>
      </w:r>
      <w:r w:rsidR="00312526">
        <w:t>Then, each of the</w:t>
      </w:r>
      <w:r w:rsidR="0046694F">
        <w:t xml:space="preserve"> </w:t>
      </w:r>
      <w:r w:rsidR="00312526">
        <w:t xml:space="preserve">fine-tuned models predicted </w:t>
      </w:r>
      <w:r w:rsidR="0046694F">
        <w:t>the MMR for the</w:t>
      </w:r>
      <w:r w:rsidR="00312526">
        <w:t xml:space="preserve"> full, concatenated training and validation sets. In other words</w:t>
      </w:r>
      <w:r w:rsidR="00697A7F">
        <w:t xml:space="preserve">, the fine-tuned models predicted on </w:t>
      </w:r>
      <w:r w:rsidR="007805D3">
        <w:t xml:space="preserve">the training </w:t>
      </w:r>
      <w:r w:rsidR="00697A7F">
        <w:t xml:space="preserve">data </w:t>
      </w:r>
      <w:r w:rsidR="00B1562E">
        <w:t>before it was exposed to cross-fold validation, feature selection, and missing data removal.</w:t>
      </w:r>
      <w:r w:rsidR="007805D3">
        <w:t xml:space="preserve"> These predictions served as the training dataset for the ensemble models.</w:t>
      </w:r>
      <w:r w:rsidR="00104107">
        <w:t xml:space="preserve"> </w:t>
      </w:r>
    </w:p>
    <w:p w14:paraId="0C219D9C" w14:textId="77777777" w:rsidR="00A957AE" w:rsidRDefault="00A957AE" w:rsidP="00B205D5">
      <w:pPr>
        <w:jc w:val="both"/>
      </w:pPr>
    </w:p>
    <w:p w14:paraId="259F973C" w14:textId="12C75848" w:rsidR="006E334C" w:rsidRDefault="00541E10" w:rsidP="00B205D5">
      <w:pPr>
        <w:jc w:val="both"/>
      </w:pPr>
      <w:r>
        <w:t xml:space="preserve">I used voting and stacking ensemble models to combine the </w:t>
      </w:r>
      <w:r w:rsidR="00A82A91">
        <w:t>base estimators’</w:t>
      </w:r>
      <w:r>
        <w:t xml:space="preserve"> predictions</w:t>
      </w:r>
      <w:r w:rsidR="00DB43A7">
        <w:t xml:space="preserve">, </w:t>
      </w:r>
      <w:r w:rsidR="00AA3975">
        <w:t>as</w:t>
      </w:r>
      <w:r w:rsidR="00DB43A7">
        <w:t xml:space="preserve"> </w:t>
      </w:r>
      <w:r w:rsidR="00EF33F5">
        <w:t xml:space="preserve">a review of ensemble methods given in Section </w:t>
      </w:r>
      <w:r w:rsidR="00AA3975">
        <w:t>3.31 found th</w:t>
      </w:r>
      <w:r w:rsidR="00191E47">
        <w:t>at</w:t>
      </w:r>
      <w:r w:rsidR="00B205D5">
        <w:t>, of all models tested within a study,</w:t>
      </w:r>
      <w:r w:rsidR="00191E47">
        <w:t xml:space="preserve"> voting and stacking ensemble</w:t>
      </w:r>
      <w:r w:rsidR="00B205D5">
        <w:t>s</w:t>
      </w:r>
      <w:r w:rsidR="00191E47">
        <w:t xml:space="preserve"> </w:t>
      </w:r>
      <w:r w:rsidR="00EF00D8">
        <w:t xml:space="preserve">most </w:t>
      </w:r>
      <w:r w:rsidR="00191E47">
        <w:t xml:space="preserve">frequently </w:t>
      </w:r>
      <w:r w:rsidR="00EF00D8">
        <w:t>had</w:t>
      </w:r>
      <w:r w:rsidR="00191E47">
        <w:t xml:space="preserve"> the highest </w:t>
      </w:r>
      <w:r w:rsidR="00B205D5">
        <w:t>performance</w:t>
      </w:r>
      <w:r w:rsidR="00191E47">
        <w:t xml:space="preserve"> [20].</w:t>
      </w:r>
    </w:p>
    <w:p w14:paraId="288D7B0B" w14:textId="77777777" w:rsidR="00AB7B7E" w:rsidRDefault="00AB7B7E" w:rsidP="00B205D5">
      <w:pPr>
        <w:jc w:val="both"/>
      </w:pPr>
    </w:p>
    <w:p w14:paraId="5529403C" w14:textId="1D323096" w:rsidR="003157E5" w:rsidRDefault="003157E5" w:rsidP="007805D3">
      <w:pPr>
        <w:pStyle w:val="Heading4"/>
        <w:jc w:val="both"/>
      </w:pPr>
      <w:r>
        <w:t>4.4211 Voting Ensemble</w:t>
      </w:r>
    </w:p>
    <w:p w14:paraId="23415B2C" w14:textId="7932DAD8" w:rsidR="00AB7B7E" w:rsidRDefault="00EF00D8" w:rsidP="00B205D5">
      <w:pPr>
        <w:jc w:val="both"/>
      </w:pPr>
      <w:r>
        <w:t>The</w:t>
      </w:r>
      <w:r w:rsidR="009770BE">
        <w:t xml:space="preserve"> </w:t>
      </w:r>
      <w:r w:rsidR="00A82A91">
        <w:t>v</w:t>
      </w:r>
      <w:r w:rsidR="003E22DB">
        <w:t xml:space="preserve">oting ensemble model produced a weighted average of the </w:t>
      </w:r>
      <w:r w:rsidR="007C485E">
        <w:t>base estimators</w:t>
      </w:r>
      <w:r w:rsidR="007805D3">
        <w:t>’ predictions</w:t>
      </w:r>
      <w:r>
        <w:t xml:space="preserve"> for each country, year sample</w:t>
      </w:r>
      <w:r w:rsidR="007C485E">
        <w:t xml:space="preserve">. </w:t>
      </w:r>
      <w:r w:rsidR="009770BE">
        <w:t>The weight</w:t>
      </w:r>
      <w:r w:rsidR="002A0B93">
        <w:t xml:space="preserve">ing given to </w:t>
      </w:r>
      <w:r w:rsidR="009770BE">
        <w:t xml:space="preserve">each </w:t>
      </w:r>
      <w:r w:rsidR="002A0B93">
        <w:t xml:space="preserve">base </w:t>
      </w:r>
      <w:r w:rsidR="009770BE">
        <w:t xml:space="preserve">model </w:t>
      </w:r>
      <w:r w:rsidR="002A0B93">
        <w:t>was</w:t>
      </w:r>
      <w:r w:rsidR="009770BE">
        <w:t xml:space="preserve"> determined </w:t>
      </w:r>
      <w:r w:rsidR="002A0B93">
        <w:t>through 1,000 Optuna fine-tuning trials</w:t>
      </w:r>
      <w:r w:rsidR="008041CB">
        <w:t>, with weights ranging from 0 to 1</w:t>
      </w:r>
      <w:r w:rsidR="00E119BD">
        <w:t>. The</w:t>
      </w:r>
      <w:r w:rsidR="00125450">
        <w:t xml:space="preserve"> weight</w:t>
      </w:r>
      <w:r>
        <w:t>s</w:t>
      </w:r>
      <w:r w:rsidR="00125450">
        <w:t xml:space="preserve"> that </w:t>
      </w:r>
      <w:r>
        <w:t>produced</w:t>
      </w:r>
      <w:r w:rsidR="00125450">
        <w:t xml:space="preserve"> the </w:t>
      </w:r>
      <w:r w:rsidR="009410F8">
        <w:t xml:space="preserve">lowest MSE on the </w:t>
      </w:r>
      <w:r>
        <w:t xml:space="preserve">ensemble </w:t>
      </w:r>
      <w:r w:rsidR="009410F8">
        <w:t>train</w:t>
      </w:r>
      <w:r>
        <w:t>ing</w:t>
      </w:r>
      <w:r w:rsidR="009410F8">
        <w:t xml:space="preserve"> data were chosen as the optimal hyperparameters.</w:t>
      </w:r>
      <w:r w:rsidR="00125450">
        <w:t xml:space="preserve"> </w:t>
      </w:r>
      <w:r w:rsidR="00DE009A">
        <w:t xml:space="preserve">No validation set was used because the voting ensemble was not ‘trained’, it was simply given different sets of weights to use to combine the various base estimators. Thus, the ‘training data’ </w:t>
      </w:r>
      <w:r w:rsidR="00B42FCE">
        <w:t>served the same function as ‘out of sample validation data’</w:t>
      </w:r>
      <w:r>
        <w:t>, as it was ‘unseen’ by the ensemble.</w:t>
      </w:r>
    </w:p>
    <w:p w14:paraId="37F6B06F" w14:textId="77777777" w:rsidR="00122895" w:rsidRDefault="00122895" w:rsidP="00122895"/>
    <w:p w14:paraId="03CA4246" w14:textId="6AEDBF6F" w:rsidR="00B116AA" w:rsidRDefault="00B42FCE" w:rsidP="00BE21E2">
      <w:pPr>
        <w:pStyle w:val="Heading4"/>
        <w:jc w:val="both"/>
      </w:pPr>
      <w:r>
        <w:t>4.4212 Stacking Ensemble</w:t>
      </w:r>
    </w:p>
    <w:p w14:paraId="48C70651" w14:textId="54980BB1" w:rsidR="003A0E99" w:rsidRDefault="00542E24" w:rsidP="00F97625">
      <w:pPr>
        <w:jc w:val="both"/>
      </w:pPr>
      <w:r>
        <w:t>The stacking ensemble method use</w:t>
      </w:r>
      <w:r w:rsidR="00A365F7">
        <w:t>s</w:t>
      </w:r>
      <w:r>
        <w:t xml:space="preserve"> a meta-</w:t>
      </w:r>
      <w:r w:rsidR="00A365F7">
        <w:t>learner</w:t>
      </w:r>
      <w:r w:rsidR="00EF00D8">
        <w:t xml:space="preserve">, which itself was an ML model. This meta-estimator </w:t>
      </w:r>
      <w:r>
        <w:t>learn</w:t>
      </w:r>
      <w:r w:rsidR="001E0BD2">
        <w:t>ed</w:t>
      </w:r>
      <w:r>
        <w:t xml:space="preserve"> how to combine </w:t>
      </w:r>
      <w:r w:rsidR="00EF00D8">
        <w:t>the predictions from the 300 base estimators</w:t>
      </w:r>
      <w:r>
        <w:t xml:space="preserve"> to produce the lowest predictive error. </w:t>
      </w:r>
      <w:r w:rsidR="003A0E99">
        <w:t xml:space="preserve">I created three versions of the stacking ensemble to compare the performance of different meta-estimators. More specifically, I used the Elastic Net linear regression model, Random Forest regressor, and Support Vector Regressor as candidate meta-learners. All models were used with the Scikit Learn’s implementation [22, 16, 23]. Elastic Net was used as a progression of the voting ensemble model, where the combination of L1 and L2 regression could both perform feature selection and reduce the possibility of overfitting, as described in the background [24]. Additionally, as described in the literature review, decision-tree based stacking ensembles outperform base estimators solely based on bagging and boosting, thus motivating use of the Random Forest regressor as a meta-learner [26]. Support vector regression was used as a meta-learner because its approach of only using datapoints outside its error tolerance margin could have interesting effects on how it uses the predictions from different base learners [25]. </w:t>
      </w:r>
    </w:p>
    <w:p w14:paraId="351490C4" w14:textId="77777777" w:rsidR="003A0E99" w:rsidRDefault="003A0E99" w:rsidP="00F97625">
      <w:pPr>
        <w:jc w:val="both"/>
      </w:pPr>
    </w:p>
    <w:p w14:paraId="21FC8842" w14:textId="4B6BA796" w:rsidR="00B116AA" w:rsidRDefault="003A0E99" w:rsidP="00F97625">
      <w:pPr>
        <w:jc w:val="both"/>
      </w:pPr>
      <w:r>
        <w:t>Each</w:t>
      </w:r>
      <w:r w:rsidR="00EF00D8">
        <w:t xml:space="preserve"> meta-estimator</w:t>
      </w:r>
      <w:r w:rsidR="001E0BD2">
        <w:t xml:space="preserve"> had internal parameters </w:t>
      </w:r>
      <w:r w:rsidR="00EF00D8">
        <w:t>that needed to be tune</w:t>
      </w:r>
      <w:r>
        <w:t>d</w:t>
      </w:r>
      <w:r w:rsidR="001E0BD2">
        <w:t xml:space="preserve">, rather than </w:t>
      </w:r>
      <w:r w:rsidR="00EF00D8">
        <w:t>just</w:t>
      </w:r>
      <w:r w:rsidR="001E0BD2">
        <w:t xml:space="preserve"> hyperparameters like in the case of the voting ensembl</w:t>
      </w:r>
      <w:r w:rsidR="00EF00D8">
        <w:t>e</w:t>
      </w:r>
      <w:r>
        <w:t xml:space="preserve"> (see Table 9 for a description of the hyperparameters tuned for each meta-learner)</w:t>
      </w:r>
      <w:r w:rsidR="00EF00D8">
        <w:t>. As a result,</w:t>
      </w:r>
      <w:r w:rsidR="001E0BD2">
        <w:t xml:space="preserve"> the training dataset had to be split into train</w:t>
      </w:r>
      <w:r w:rsidR="00EF00D8">
        <w:t>/</w:t>
      </w:r>
      <w:r w:rsidR="001E0BD2">
        <w:t xml:space="preserve">validation sets. This allowed the stacking ensemble models to fit their internal parameters on the train </w:t>
      </w:r>
      <w:r w:rsidR="00E14EEB">
        <w:t>set and</w:t>
      </w:r>
      <w:r w:rsidR="001E0BD2">
        <w:t xml:space="preserve"> fine-tune their hyperparameters on the validation set</w:t>
      </w:r>
      <w:r w:rsidR="00E14EEB">
        <w:t xml:space="preserve"> over 1,000 Optuna trials</w:t>
      </w:r>
      <w:r w:rsidR="001E0BD2">
        <w:t xml:space="preserve">. </w:t>
      </w:r>
      <w:r w:rsidR="00E14EEB">
        <w:t>The ensemble training data was sp</w:t>
      </w:r>
      <w:r w:rsidR="009D7E1A">
        <w:t>l</w:t>
      </w:r>
      <w:r w:rsidR="00E14EEB">
        <w:t>it into train</w:t>
      </w:r>
      <w:r w:rsidR="009D7E1A">
        <w:t>/</w:t>
      </w:r>
      <w:r w:rsidR="00E14EEB">
        <w:t xml:space="preserve">validation sets </w:t>
      </w:r>
      <w:r w:rsidR="009D7E1A">
        <w:t xml:space="preserve">in an 80:20 ratio </w:t>
      </w:r>
      <w:r w:rsidR="00E14EEB">
        <w:t xml:space="preserve">using Scikit </w:t>
      </w:r>
      <w:proofErr w:type="spellStart"/>
      <w:r w:rsidR="00E14EEB">
        <w:t>Learn’s</w:t>
      </w:r>
      <w:proofErr w:type="spellEnd"/>
      <w:r w:rsidR="00E14EEB">
        <w:t xml:space="preserve"> </w:t>
      </w:r>
      <w:r w:rsidR="009D7E1A">
        <w:t>‘</w:t>
      </w:r>
      <w:proofErr w:type="spellStart"/>
      <w:r w:rsidR="009D7E1A">
        <w:t>train_test_split</w:t>
      </w:r>
      <w:proofErr w:type="spellEnd"/>
      <w:r w:rsidR="009D7E1A">
        <w:t>’ method [21].</w:t>
      </w:r>
      <w:r w:rsidR="00F97625">
        <w:t xml:space="preserve"> The hyperparameter</w:t>
      </w:r>
      <w:r w:rsidR="00DB7C9A">
        <w:t xml:space="preserve"> value</w:t>
      </w:r>
      <w:r w:rsidR="00F97625">
        <w:t xml:space="preserve">s that produced the lowest MSE on the validation </w:t>
      </w:r>
      <w:r w:rsidR="00DB7C9A">
        <w:t>set</w:t>
      </w:r>
      <w:r w:rsidR="00F97625">
        <w:t xml:space="preserve"> were used in the final </w:t>
      </w:r>
      <w:r w:rsidR="00EF00D8">
        <w:t xml:space="preserve">stacking </w:t>
      </w:r>
      <w:r w:rsidR="00F97625">
        <w:t xml:space="preserve">ensemble models. </w:t>
      </w:r>
      <w:r w:rsidR="008513C3">
        <w:t>These best-performing hyperparameters can be accessed via the Optuna trial objects in the linked GitHub repository.</w:t>
      </w:r>
    </w:p>
    <w:p w14:paraId="021DFBB3" w14:textId="77777777" w:rsidR="008513C3" w:rsidRDefault="008513C3" w:rsidP="00F97625">
      <w:pPr>
        <w:jc w:val="both"/>
      </w:pPr>
    </w:p>
    <w:p w14:paraId="187F33BB" w14:textId="77777777" w:rsidR="009F6E5F" w:rsidRDefault="009F6E5F" w:rsidP="009F6E5F">
      <w:pPr>
        <w:jc w:val="both"/>
      </w:pPr>
    </w:p>
    <w:p w14:paraId="7CE00D04" w14:textId="39D1B510" w:rsidR="00731A80" w:rsidRPr="008B2109" w:rsidRDefault="00731A80" w:rsidP="00731A80">
      <w:pPr>
        <w:jc w:val="center"/>
        <w:rPr>
          <w:sz w:val="22"/>
          <w:szCs w:val="22"/>
        </w:rPr>
      </w:pPr>
      <w:r w:rsidRPr="008B2109">
        <w:rPr>
          <w:b/>
          <w:bCs/>
          <w:sz w:val="22"/>
          <w:szCs w:val="22"/>
        </w:rPr>
        <w:t xml:space="preserve">Table </w:t>
      </w:r>
      <w:r w:rsidR="006D4436" w:rsidRPr="008B2109">
        <w:rPr>
          <w:b/>
          <w:bCs/>
          <w:sz w:val="22"/>
          <w:szCs w:val="22"/>
        </w:rPr>
        <w:t>9</w:t>
      </w:r>
      <w:r w:rsidRPr="008B2109">
        <w:rPr>
          <w:b/>
          <w:bCs/>
          <w:sz w:val="22"/>
          <w:szCs w:val="22"/>
        </w:rPr>
        <w:t>:</w:t>
      </w:r>
      <w:r w:rsidRPr="008B2109">
        <w:rPr>
          <w:sz w:val="22"/>
          <w:szCs w:val="22"/>
        </w:rPr>
        <w:t xml:space="preserve"> Hyperparameter</w:t>
      </w:r>
      <w:r w:rsidR="003A0E99" w:rsidRPr="008B2109">
        <w:rPr>
          <w:sz w:val="22"/>
          <w:szCs w:val="22"/>
        </w:rPr>
        <w:t xml:space="preserve">s </w:t>
      </w:r>
      <w:r w:rsidRPr="008B2109">
        <w:rPr>
          <w:sz w:val="22"/>
          <w:szCs w:val="22"/>
        </w:rPr>
        <w:t>Tun</w:t>
      </w:r>
      <w:r w:rsidR="003A0E99" w:rsidRPr="008B2109">
        <w:rPr>
          <w:sz w:val="22"/>
          <w:szCs w:val="22"/>
        </w:rPr>
        <w:t>ed</w:t>
      </w:r>
      <w:r w:rsidRPr="008B2109">
        <w:rPr>
          <w:sz w:val="22"/>
          <w:szCs w:val="22"/>
        </w:rPr>
        <w:t xml:space="preserve"> for </w:t>
      </w:r>
      <w:r w:rsidR="003A0E99" w:rsidRPr="008B2109">
        <w:rPr>
          <w:sz w:val="22"/>
          <w:szCs w:val="22"/>
        </w:rPr>
        <w:t xml:space="preserve">Each </w:t>
      </w:r>
      <w:r w:rsidR="008041CB" w:rsidRPr="008B2109">
        <w:rPr>
          <w:sz w:val="22"/>
          <w:szCs w:val="22"/>
        </w:rPr>
        <w:t xml:space="preserve">Stacking </w:t>
      </w:r>
      <w:r w:rsidRPr="008B2109">
        <w:rPr>
          <w:sz w:val="22"/>
          <w:szCs w:val="22"/>
        </w:rPr>
        <w:t xml:space="preserve">Ensemble </w:t>
      </w:r>
      <w:r w:rsidR="003A0E99" w:rsidRPr="008B2109">
        <w:rPr>
          <w:sz w:val="22"/>
          <w:szCs w:val="22"/>
        </w:rPr>
        <w:t>Meta-Estimator</w:t>
      </w:r>
    </w:p>
    <w:tbl>
      <w:tblPr>
        <w:tblStyle w:val="TableGrid"/>
        <w:tblW w:w="0" w:type="auto"/>
        <w:tblLook w:val="04A0" w:firstRow="1" w:lastRow="0" w:firstColumn="1" w:lastColumn="0" w:noHBand="0" w:noVBand="1"/>
      </w:tblPr>
      <w:tblGrid>
        <w:gridCol w:w="1129"/>
        <w:gridCol w:w="1701"/>
        <w:gridCol w:w="4253"/>
        <w:gridCol w:w="1933"/>
      </w:tblGrid>
      <w:tr w:rsidR="00BE21E2" w14:paraId="49466DA6" w14:textId="77777777" w:rsidTr="00A3353E">
        <w:tc>
          <w:tcPr>
            <w:tcW w:w="1129" w:type="dxa"/>
          </w:tcPr>
          <w:p w14:paraId="196A03E0" w14:textId="375C7766" w:rsidR="00731A80" w:rsidRPr="008B2109" w:rsidRDefault="00731A80" w:rsidP="000712C3">
            <w:pPr>
              <w:jc w:val="center"/>
              <w:rPr>
                <w:b/>
                <w:bCs/>
                <w:sz w:val="20"/>
                <w:szCs w:val="20"/>
              </w:rPr>
            </w:pPr>
            <w:r w:rsidRPr="008B2109">
              <w:rPr>
                <w:b/>
                <w:bCs/>
                <w:sz w:val="20"/>
                <w:szCs w:val="20"/>
              </w:rPr>
              <w:t xml:space="preserve">Ensemble </w:t>
            </w:r>
            <w:r w:rsidR="009808A1" w:rsidRPr="008B2109">
              <w:rPr>
                <w:b/>
                <w:bCs/>
                <w:sz w:val="20"/>
                <w:szCs w:val="20"/>
              </w:rPr>
              <w:t>Model</w:t>
            </w:r>
          </w:p>
        </w:tc>
        <w:tc>
          <w:tcPr>
            <w:tcW w:w="1701" w:type="dxa"/>
          </w:tcPr>
          <w:p w14:paraId="3A603F06" w14:textId="4D56E3B2" w:rsidR="00731A80" w:rsidRPr="008B2109" w:rsidRDefault="00731A80" w:rsidP="000712C3">
            <w:pPr>
              <w:jc w:val="center"/>
              <w:rPr>
                <w:b/>
                <w:bCs/>
                <w:sz w:val="20"/>
                <w:szCs w:val="20"/>
              </w:rPr>
            </w:pPr>
            <w:r w:rsidRPr="008B2109">
              <w:rPr>
                <w:b/>
                <w:bCs/>
                <w:sz w:val="20"/>
                <w:szCs w:val="20"/>
              </w:rPr>
              <w:t xml:space="preserve">Hyperparameter Name </w:t>
            </w:r>
          </w:p>
        </w:tc>
        <w:tc>
          <w:tcPr>
            <w:tcW w:w="4253" w:type="dxa"/>
          </w:tcPr>
          <w:p w14:paraId="195EAAAA" w14:textId="77777777" w:rsidR="00731A80" w:rsidRPr="008B2109" w:rsidRDefault="00731A80" w:rsidP="000712C3">
            <w:pPr>
              <w:jc w:val="center"/>
              <w:rPr>
                <w:b/>
                <w:bCs/>
                <w:sz w:val="20"/>
                <w:szCs w:val="20"/>
              </w:rPr>
            </w:pPr>
            <w:r w:rsidRPr="008B2109">
              <w:rPr>
                <w:b/>
                <w:bCs/>
                <w:sz w:val="20"/>
                <w:szCs w:val="20"/>
              </w:rPr>
              <w:t>Hyperparameter Function</w:t>
            </w:r>
          </w:p>
        </w:tc>
        <w:tc>
          <w:tcPr>
            <w:tcW w:w="1933" w:type="dxa"/>
          </w:tcPr>
          <w:p w14:paraId="5FC5FB4C" w14:textId="77777777" w:rsidR="00731A80" w:rsidRPr="008B2109" w:rsidRDefault="00731A80" w:rsidP="000712C3">
            <w:pPr>
              <w:jc w:val="center"/>
              <w:rPr>
                <w:b/>
                <w:bCs/>
                <w:sz w:val="20"/>
                <w:szCs w:val="20"/>
              </w:rPr>
            </w:pPr>
            <w:r w:rsidRPr="008B2109">
              <w:rPr>
                <w:b/>
                <w:bCs/>
                <w:sz w:val="20"/>
                <w:szCs w:val="20"/>
              </w:rPr>
              <w:t>Range of Potential Values</w:t>
            </w:r>
          </w:p>
        </w:tc>
      </w:tr>
      <w:tr w:rsidR="002B5DA3" w14:paraId="159F5D84" w14:textId="77777777" w:rsidTr="00A3353E">
        <w:tc>
          <w:tcPr>
            <w:tcW w:w="1129" w:type="dxa"/>
            <w:vMerge w:val="restart"/>
          </w:tcPr>
          <w:p w14:paraId="2F49575F" w14:textId="5F5F1A4D" w:rsidR="002B5DA3" w:rsidRPr="008B2109" w:rsidRDefault="002B5DA3" w:rsidP="00A365F7">
            <w:pPr>
              <w:jc w:val="center"/>
              <w:rPr>
                <w:sz w:val="20"/>
                <w:szCs w:val="20"/>
              </w:rPr>
            </w:pPr>
            <w:r w:rsidRPr="008B2109">
              <w:rPr>
                <w:sz w:val="20"/>
                <w:szCs w:val="20"/>
              </w:rPr>
              <w:t>Elastic Net Stacking Ensemble</w:t>
            </w:r>
          </w:p>
        </w:tc>
        <w:tc>
          <w:tcPr>
            <w:tcW w:w="1701" w:type="dxa"/>
          </w:tcPr>
          <w:p w14:paraId="5AC0FDF9" w14:textId="65A20B8A" w:rsidR="002B5DA3" w:rsidRPr="008B2109" w:rsidRDefault="002B5DA3" w:rsidP="00A365F7">
            <w:pPr>
              <w:jc w:val="center"/>
              <w:rPr>
                <w:sz w:val="20"/>
                <w:szCs w:val="20"/>
              </w:rPr>
            </w:pPr>
            <w:r w:rsidRPr="008B2109">
              <w:rPr>
                <w:sz w:val="20"/>
                <w:szCs w:val="20"/>
              </w:rPr>
              <w:t>Alpha</w:t>
            </w:r>
          </w:p>
        </w:tc>
        <w:tc>
          <w:tcPr>
            <w:tcW w:w="4253" w:type="dxa"/>
          </w:tcPr>
          <w:p w14:paraId="38DC11F3" w14:textId="1EACC8DA" w:rsidR="002B5DA3" w:rsidRPr="008B2109" w:rsidRDefault="002B5DA3" w:rsidP="000712C3">
            <w:pPr>
              <w:jc w:val="center"/>
              <w:rPr>
                <w:sz w:val="20"/>
                <w:szCs w:val="20"/>
              </w:rPr>
            </w:pPr>
            <w:r w:rsidRPr="008B2109">
              <w:rPr>
                <w:sz w:val="20"/>
                <w:szCs w:val="20"/>
              </w:rPr>
              <w:t>Specifies the extent of regularisation.</w:t>
            </w:r>
          </w:p>
        </w:tc>
        <w:tc>
          <w:tcPr>
            <w:tcW w:w="1933" w:type="dxa"/>
          </w:tcPr>
          <w:p w14:paraId="6DA95E9B" w14:textId="38F61F75" w:rsidR="002B5DA3" w:rsidRPr="008B2109" w:rsidRDefault="002B5DA3" w:rsidP="000712C3">
            <w:pPr>
              <w:jc w:val="center"/>
              <w:rPr>
                <w:sz w:val="20"/>
                <w:szCs w:val="20"/>
              </w:rPr>
            </w:pPr>
            <w:r w:rsidRPr="008B2109">
              <w:rPr>
                <w:sz w:val="20"/>
                <w:szCs w:val="20"/>
              </w:rPr>
              <w:t>0.1 to 1</w:t>
            </w:r>
          </w:p>
        </w:tc>
      </w:tr>
      <w:tr w:rsidR="002B5DA3" w14:paraId="7B517816" w14:textId="77777777" w:rsidTr="00A3353E">
        <w:tc>
          <w:tcPr>
            <w:tcW w:w="1129" w:type="dxa"/>
            <w:vMerge/>
          </w:tcPr>
          <w:p w14:paraId="7BA480A9" w14:textId="77777777" w:rsidR="002B5DA3" w:rsidRPr="008B2109" w:rsidRDefault="002B5DA3" w:rsidP="000712C3">
            <w:pPr>
              <w:jc w:val="center"/>
              <w:rPr>
                <w:sz w:val="20"/>
                <w:szCs w:val="20"/>
              </w:rPr>
            </w:pPr>
          </w:p>
        </w:tc>
        <w:tc>
          <w:tcPr>
            <w:tcW w:w="1701" w:type="dxa"/>
          </w:tcPr>
          <w:p w14:paraId="523B34B3" w14:textId="77777777" w:rsidR="00A365F7" w:rsidRPr="008B2109" w:rsidRDefault="00A365F7" w:rsidP="000712C3">
            <w:pPr>
              <w:jc w:val="center"/>
              <w:rPr>
                <w:sz w:val="20"/>
                <w:szCs w:val="20"/>
              </w:rPr>
            </w:pPr>
          </w:p>
          <w:p w14:paraId="1DD35883" w14:textId="1AD75742" w:rsidR="002B5DA3" w:rsidRPr="008B2109" w:rsidRDefault="002B5DA3" w:rsidP="000712C3">
            <w:pPr>
              <w:jc w:val="center"/>
              <w:rPr>
                <w:sz w:val="20"/>
                <w:szCs w:val="20"/>
              </w:rPr>
            </w:pPr>
            <w:r w:rsidRPr="008B2109">
              <w:rPr>
                <w:sz w:val="20"/>
                <w:szCs w:val="20"/>
              </w:rPr>
              <w:t>L1_ratio</w:t>
            </w:r>
          </w:p>
        </w:tc>
        <w:tc>
          <w:tcPr>
            <w:tcW w:w="4253" w:type="dxa"/>
          </w:tcPr>
          <w:p w14:paraId="4FF75EF9" w14:textId="4AFE5A34" w:rsidR="002B5DA3" w:rsidRPr="008B2109" w:rsidRDefault="002B5DA3" w:rsidP="000712C3">
            <w:pPr>
              <w:jc w:val="center"/>
              <w:rPr>
                <w:sz w:val="20"/>
                <w:szCs w:val="20"/>
              </w:rPr>
            </w:pPr>
            <w:r w:rsidRPr="008B2109">
              <w:rPr>
                <w:sz w:val="20"/>
                <w:szCs w:val="20"/>
              </w:rPr>
              <w:t>Controls the weighting of the L1 versus L2 norm. High</w:t>
            </w:r>
            <w:r w:rsidR="00A365F7" w:rsidRPr="008B2109">
              <w:rPr>
                <w:sz w:val="20"/>
                <w:szCs w:val="20"/>
              </w:rPr>
              <w:t xml:space="preserve">er </w:t>
            </w:r>
            <w:r w:rsidRPr="008B2109">
              <w:rPr>
                <w:sz w:val="20"/>
                <w:szCs w:val="20"/>
              </w:rPr>
              <w:t>value</w:t>
            </w:r>
            <w:r w:rsidR="00A365F7" w:rsidRPr="008B2109">
              <w:rPr>
                <w:sz w:val="20"/>
                <w:szCs w:val="20"/>
              </w:rPr>
              <w:t>s</w:t>
            </w:r>
            <w:r w:rsidRPr="008B2109">
              <w:rPr>
                <w:sz w:val="20"/>
                <w:szCs w:val="20"/>
              </w:rPr>
              <w:t xml:space="preserve"> </w:t>
            </w:r>
            <w:r w:rsidR="00A365F7" w:rsidRPr="008B2109">
              <w:rPr>
                <w:sz w:val="20"/>
                <w:szCs w:val="20"/>
              </w:rPr>
              <w:t>push</w:t>
            </w:r>
            <w:r w:rsidR="00846510" w:rsidRPr="008B2109">
              <w:rPr>
                <w:sz w:val="20"/>
                <w:szCs w:val="20"/>
              </w:rPr>
              <w:t xml:space="preserve"> the </w:t>
            </w:r>
            <w:proofErr w:type="spellStart"/>
            <w:r w:rsidR="00846510" w:rsidRPr="008B2109">
              <w:rPr>
                <w:sz w:val="20"/>
                <w:szCs w:val="20"/>
              </w:rPr>
              <w:t>regularis</w:t>
            </w:r>
            <w:r w:rsidR="00A365F7" w:rsidRPr="008B2109">
              <w:rPr>
                <w:sz w:val="20"/>
                <w:szCs w:val="20"/>
              </w:rPr>
              <w:t>er</w:t>
            </w:r>
            <w:proofErr w:type="spellEnd"/>
            <w:r w:rsidR="00846510" w:rsidRPr="008B2109">
              <w:rPr>
                <w:sz w:val="20"/>
                <w:szCs w:val="20"/>
              </w:rPr>
              <w:t xml:space="preserve"> closer to the L1 norm.</w:t>
            </w:r>
          </w:p>
        </w:tc>
        <w:tc>
          <w:tcPr>
            <w:tcW w:w="1933" w:type="dxa"/>
          </w:tcPr>
          <w:p w14:paraId="600357F0" w14:textId="77777777" w:rsidR="002B5DA3" w:rsidRPr="008B2109" w:rsidRDefault="002B5DA3" w:rsidP="000712C3">
            <w:pPr>
              <w:jc w:val="center"/>
              <w:rPr>
                <w:sz w:val="20"/>
                <w:szCs w:val="20"/>
              </w:rPr>
            </w:pPr>
            <w:r w:rsidRPr="008B2109">
              <w:rPr>
                <w:sz w:val="20"/>
                <w:szCs w:val="20"/>
              </w:rPr>
              <w:t>0 to 1</w:t>
            </w:r>
          </w:p>
        </w:tc>
      </w:tr>
      <w:tr w:rsidR="00846510" w14:paraId="56150D95" w14:textId="77777777" w:rsidTr="008513C3">
        <w:tc>
          <w:tcPr>
            <w:tcW w:w="1129" w:type="dxa"/>
          </w:tcPr>
          <w:p w14:paraId="5208EE77" w14:textId="4AF6BF78" w:rsidR="00846510" w:rsidRPr="008B2109" w:rsidRDefault="00846510" w:rsidP="000712C3">
            <w:pPr>
              <w:jc w:val="center"/>
              <w:rPr>
                <w:sz w:val="20"/>
                <w:szCs w:val="20"/>
              </w:rPr>
            </w:pPr>
            <w:r w:rsidRPr="008B2109">
              <w:rPr>
                <w:sz w:val="20"/>
                <w:szCs w:val="20"/>
              </w:rPr>
              <w:t>Random Forest Stacking Ensemble</w:t>
            </w:r>
          </w:p>
        </w:tc>
        <w:tc>
          <w:tcPr>
            <w:tcW w:w="7887" w:type="dxa"/>
            <w:gridSpan w:val="3"/>
          </w:tcPr>
          <w:p w14:paraId="6F5B36AB" w14:textId="77777777" w:rsidR="00A365F7" w:rsidRPr="008B2109" w:rsidRDefault="00A365F7" w:rsidP="00B401FA">
            <w:pPr>
              <w:jc w:val="center"/>
              <w:rPr>
                <w:sz w:val="20"/>
                <w:szCs w:val="20"/>
              </w:rPr>
            </w:pPr>
          </w:p>
          <w:p w14:paraId="4BF02054" w14:textId="5F4BBA35" w:rsidR="00846510" w:rsidRPr="008B2109" w:rsidRDefault="00846510" w:rsidP="00B401FA">
            <w:pPr>
              <w:jc w:val="center"/>
              <w:rPr>
                <w:sz w:val="20"/>
                <w:szCs w:val="20"/>
              </w:rPr>
            </w:pPr>
            <w:r w:rsidRPr="008B2109">
              <w:rPr>
                <w:sz w:val="20"/>
                <w:szCs w:val="20"/>
              </w:rPr>
              <w:t>Same parameters a</w:t>
            </w:r>
            <w:r w:rsidR="00A365F7" w:rsidRPr="008B2109">
              <w:rPr>
                <w:sz w:val="20"/>
                <w:szCs w:val="20"/>
              </w:rPr>
              <w:t>s</w:t>
            </w:r>
            <w:r w:rsidRPr="008B2109">
              <w:rPr>
                <w:sz w:val="20"/>
                <w:szCs w:val="20"/>
              </w:rPr>
              <w:t xml:space="preserve"> described in Table </w:t>
            </w:r>
            <w:r w:rsidR="00A365F7" w:rsidRPr="008B2109">
              <w:rPr>
                <w:sz w:val="20"/>
                <w:szCs w:val="20"/>
              </w:rPr>
              <w:t>6</w:t>
            </w:r>
            <w:r w:rsidRPr="008B2109">
              <w:rPr>
                <w:sz w:val="20"/>
                <w:szCs w:val="20"/>
              </w:rPr>
              <w:t>.</w:t>
            </w:r>
          </w:p>
        </w:tc>
      </w:tr>
      <w:tr w:rsidR="00C51347" w14:paraId="2CBC30D7" w14:textId="77777777" w:rsidTr="00A3353E">
        <w:tc>
          <w:tcPr>
            <w:tcW w:w="1129" w:type="dxa"/>
            <w:vMerge w:val="restart"/>
          </w:tcPr>
          <w:p w14:paraId="33B89BA0" w14:textId="454DE5FD" w:rsidR="00C51347" w:rsidRPr="008B2109" w:rsidRDefault="00C51347" w:rsidP="00AA2133">
            <w:pPr>
              <w:jc w:val="center"/>
              <w:rPr>
                <w:sz w:val="20"/>
                <w:szCs w:val="20"/>
              </w:rPr>
            </w:pPr>
            <w:r w:rsidRPr="008B2109">
              <w:rPr>
                <w:sz w:val="20"/>
                <w:szCs w:val="20"/>
              </w:rPr>
              <w:t>Support Vector Machine Stacking Ensemble</w:t>
            </w:r>
          </w:p>
        </w:tc>
        <w:tc>
          <w:tcPr>
            <w:tcW w:w="1701" w:type="dxa"/>
          </w:tcPr>
          <w:p w14:paraId="00B6E985" w14:textId="7733609D" w:rsidR="00C51347" w:rsidRPr="008B2109" w:rsidRDefault="00C51347" w:rsidP="000712C3">
            <w:pPr>
              <w:jc w:val="center"/>
              <w:rPr>
                <w:sz w:val="20"/>
                <w:szCs w:val="20"/>
              </w:rPr>
            </w:pPr>
            <w:r w:rsidRPr="008B2109">
              <w:rPr>
                <w:sz w:val="20"/>
                <w:szCs w:val="20"/>
              </w:rPr>
              <w:t>kernel</w:t>
            </w:r>
          </w:p>
        </w:tc>
        <w:tc>
          <w:tcPr>
            <w:tcW w:w="4253" w:type="dxa"/>
          </w:tcPr>
          <w:p w14:paraId="0429455F" w14:textId="606CBECF" w:rsidR="00C51347" w:rsidRPr="008B2109" w:rsidRDefault="00B45BEB" w:rsidP="00BE21E2">
            <w:pPr>
              <w:jc w:val="center"/>
              <w:rPr>
                <w:sz w:val="20"/>
                <w:szCs w:val="20"/>
              </w:rPr>
            </w:pPr>
            <w:r w:rsidRPr="008B2109">
              <w:rPr>
                <w:sz w:val="20"/>
                <w:szCs w:val="20"/>
              </w:rPr>
              <w:t xml:space="preserve">Type of kernel used </w:t>
            </w:r>
            <w:r w:rsidR="00B401FA" w:rsidRPr="008B2109">
              <w:rPr>
                <w:sz w:val="20"/>
                <w:szCs w:val="20"/>
              </w:rPr>
              <w:t xml:space="preserve">to </w:t>
            </w:r>
            <w:r w:rsidR="00125E3F" w:rsidRPr="008B2109">
              <w:rPr>
                <w:sz w:val="20"/>
                <w:szCs w:val="20"/>
              </w:rPr>
              <w:t xml:space="preserve">transform input into a non-linear space. If ‘poly’, </w:t>
            </w:r>
            <w:r w:rsidR="004C084E" w:rsidRPr="008B2109">
              <w:rPr>
                <w:sz w:val="20"/>
                <w:szCs w:val="20"/>
              </w:rPr>
              <w:t>degrees tested were 2-5.</w:t>
            </w:r>
          </w:p>
        </w:tc>
        <w:tc>
          <w:tcPr>
            <w:tcW w:w="1933" w:type="dxa"/>
          </w:tcPr>
          <w:p w14:paraId="3E570DE0" w14:textId="7B98BD1D" w:rsidR="00C51347" w:rsidRPr="008B2109" w:rsidRDefault="004C084E" w:rsidP="000712C3">
            <w:pPr>
              <w:jc w:val="center"/>
              <w:rPr>
                <w:sz w:val="20"/>
                <w:szCs w:val="20"/>
              </w:rPr>
            </w:pPr>
            <w:r w:rsidRPr="008B2109">
              <w:rPr>
                <w:sz w:val="20"/>
                <w:szCs w:val="20"/>
              </w:rPr>
              <w:t xml:space="preserve">polynomial </w:t>
            </w:r>
            <w:r w:rsidR="00C51347" w:rsidRPr="008B2109">
              <w:rPr>
                <w:sz w:val="20"/>
                <w:szCs w:val="20"/>
              </w:rPr>
              <w:t xml:space="preserve">or </w:t>
            </w:r>
            <w:r w:rsidR="00E71FFF" w:rsidRPr="008B2109">
              <w:rPr>
                <w:sz w:val="20"/>
                <w:szCs w:val="20"/>
              </w:rPr>
              <w:t>radial basis function</w:t>
            </w:r>
          </w:p>
        </w:tc>
      </w:tr>
      <w:tr w:rsidR="00C51347" w14:paraId="4163EA61" w14:textId="77777777" w:rsidTr="00A3353E">
        <w:tc>
          <w:tcPr>
            <w:tcW w:w="1129" w:type="dxa"/>
            <w:vMerge/>
          </w:tcPr>
          <w:p w14:paraId="5817B37E" w14:textId="77777777" w:rsidR="00C51347" w:rsidRPr="008B2109" w:rsidRDefault="00C51347" w:rsidP="000712C3">
            <w:pPr>
              <w:jc w:val="center"/>
              <w:rPr>
                <w:sz w:val="20"/>
                <w:szCs w:val="20"/>
              </w:rPr>
            </w:pPr>
          </w:p>
        </w:tc>
        <w:tc>
          <w:tcPr>
            <w:tcW w:w="1701" w:type="dxa"/>
          </w:tcPr>
          <w:p w14:paraId="4AAA7DE6" w14:textId="02C15612" w:rsidR="00C51347" w:rsidRPr="008B2109" w:rsidRDefault="00C51347" w:rsidP="000712C3">
            <w:pPr>
              <w:jc w:val="center"/>
              <w:rPr>
                <w:sz w:val="20"/>
                <w:szCs w:val="20"/>
              </w:rPr>
            </w:pPr>
            <w:r w:rsidRPr="008B2109">
              <w:rPr>
                <w:sz w:val="20"/>
                <w:szCs w:val="20"/>
              </w:rPr>
              <w:t>C</w:t>
            </w:r>
          </w:p>
        </w:tc>
        <w:tc>
          <w:tcPr>
            <w:tcW w:w="4253" w:type="dxa"/>
          </w:tcPr>
          <w:p w14:paraId="09ACB993" w14:textId="08A11973" w:rsidR="00C51347" w:rsidRPr="008B2109" w:rsidRDefault="00C51347" w:rsidP="000712C3">
            <w:pPr>
              <w:jc w:val="center"/>
              <w:rPr>
                <w:sz w:val="20"/>
                <w:szCs w:val="20"/>
              </w:rPr>
            </w:pPr>
            <w:r w:rsidRPr="008B2109">
              <w:rPr>
                <w:sz w:val="20"/>
                <w:szCs w:val="20"/>
              </w:rPr>
              <w:t xml:space="preserve"> </w:t>
            </w:r>
            <w:r w:rsidR="00B45BEB" w:rsidRPr="008B2109">
              <w:rPr>
                <w:sz w:val="20"/>
                <w:szCs w:val="20"/>
              </w:rPr>
              <w:t>Strength of regularisation term</w:t>
            </w:r>
          </w:p>
        </w:tc>
        <w:tc>
          <w:tcPr>
            <w:tcW w:w="1933" w:type="dxa"/>
          </w:tcPr>
          <w:p w14:paraId="4257E7C9" w14:textId="79D03DAD" w:rsidR="00C51347" w:rsidRPr="008B2109" w:rsidRDefault="00B45BEB" w:rsidP="000712C3">
            <w:pPr>
              <w:jc w:val="center"/>
              <w:rPr>
                <w:sz w:val="20"/>
                <w:szCs w:val="20"/>
              </w:rPr>
            </w:pPr>
            <w:r w:rsidRPr="008B2109">
              <w:rPr>
                <w:sz w:val="20"/>
                <w:szCs w:val="20"/>
              </w:rPr>
              <w:t>0.1 to 1</w:t>
            </w:r>
          </w:p>
        </w:tc>
      </w:tr>
      <w:tr w:rsidR="00C51347" w14:paraId="7DB80A68" w14:textId="77777777" w:rsidTr="00A3353E">
        <w:tc>
          <w:tcPr>
            <w:tcW w:w="1129" w:type="dxa"/>
            <w:vMerge/>
          </w:tcPr>
          <w:p w14:paraId="00256FEF" w14:textId="77777777" w:rsidR="00C51347" w:rsidRPr="008B2109" w:rsidRDefault="00C51347" w:rsidP="000712C3">
            <w:pPr>
              <w:jc w:val="center"/>
              <w:rPr>
                <w:sz w:val="20"/>
                <w:szCs w:val="20"/>
              </w:rPr>
            </w:pPr>
          </w:p>
        </w:tc>
        <w:tc>
          <w:tcPr>
            <w:tcW w:w="1701" w:type="dxa"/>
          </w:tcPr>
          <w:p w14:paraId="31235558" w14:textId="0FAF13DA" w:rsidR="00C51347" w:rsidRPr="008B2109" w:rsidRDefault="00C51347" w:rsidP="000712C3">
            <w:pPr>
              <w:jc w:val="center"/>
              <w:rPr>
                <w:sz w:val="20"/>
                <w:szCs w:val="20"/>
              </w:rPr>
            </w:pPr>
            <w:r w:rsidRPr="008B2109">
              <w:rPr>
                <w:sz w:val="20"/>
                <w:szCs w:val="20"/>
              </w:rPr>
              <w:t>epsilon</w:t>
            </w:r>
          </w:p>
        </w:tc>
        <w:tc>
          <w:tcPr>
            <w:tcW w:w="4253" w:type="dxa"/>
          </w:tcPr>
          <w:p w14:paraId="338DDD19" w14:textId="24918F4F" w:rsidR="00C51347" w:rsidRPr="008B2109" w:rsidRDefault="00EC7C59" w:rsidP="000712C3">
            <w:pPr>
              <w:jc w:val="center"/>
              <w:rPr>
                <w:sz w:val="20"/>
                <w:szCs w:val="20"/>
              </w:rPr>
            </w:pPr>
            <w:r w:rsidRPr="008B2109">
              <w:rPr>
                <w:sz w:val="20"/>
                <w:szCs w:val="20"/>
              </w:rPr>
              <w:t>Error tolerance, used to determine support</w:t>
            </w:r>
            <w:r w:rsidR="00A365F7" w:rsidRPr="008B2109">
              <w:rPr>
                <w:sz w:val="20"/>
                <w:szCs w:val="20"/>
              </w:rPr>
              <w:t xml:space="preserve"> vectors</w:t>
            </w:r>
            <w:r w:rsidRPr="008B2109">
              <w:rPr>
                <w:sz w:val="20"/>
                <w:szCs w:val="20"/>
              </w:rPr>
              <w:t xml:space="preserve">. </w:t>
            </w:r>
          </w:p>
        </w:tc>
        <w:tc>
          <w:tcPr>
            <w:tcW w:w="1933" w:type="dxa"/>
          </w:tcPr>
          <w:p w14:paraId="6467D089" w14:textId="1D3C58A6" w:rsidR="00C51347" w:rsidRPr="008B2109" w:rsidRDefault="00C51347" w:rsidP="000712C3">
            <w:pPr>
              <w:jc w:val="center"/>
              <w:rPr>
                <w:sz w:val="20"/>
                <w:szCs w:val="20"/>
              </w:rPr>
            </w:pPr>
            <w:r w:rsidRPr="008B2109">
              <w:rPr>
                <w:sz w:val="20"/>
                <w:szCs w:val="20"/>
              </w:rPr>
              <w:t>0</w:t>
            </w:r>
            <w:r w:rsidR="00B45BEB" w:rsidRPr="008B2109">
              <w:rPr>
                <w:sz w:val="20"/>
                <w:szCs w:val="20"/>
              </w:rPr>
              <w:t>.05</w:t>
            </w:r>
            <w:r w:rsidRPr="008B2109">
              <w:rPr>
                <w:sz w:val="20"/>
                <w:szCs w:val="20"/>
              </w:rPr>
              <w:t xml:space="preserve"> to 1</w:t>
            </w:r>
          </w:p>
        </w:tc>
      </w:tr>
    </w:tbl>
    <w:p w14:paraId="06E59AA2" w14:textId="77777777" w:rsidR="004E61EF" w:rsidRDefault="004E61EF" w:rsidP="00926A55"/>
    <w:p w14:paraId="7CEC0FC8" w14:textId="4233E138" w:rsidR="00716503" w:rsidRDefault="00716503" w:rsidP="00304766">
      <w:pPr>
        <w:pStyle w:val="Heading4"/>
        <w:jc w:val="both"/>
      </w:pPr>
      <w:r>
        <w:t>4.422 Evaluating the</w:t>
      </w:r>
      <w:r w:rsidR="00A365F7">
        <w:t xml:space="preserve"> Voting and Stacking</w:t>
      </w:r>
      <w:r>
        <w:t xml:space="preserve"> Ensemble Models</w:t>
      </w:r>
    </w:p>
    <w:p w14:paraId="6E745A2A" w14:textId="1CCFC53C" w:rsidR="00477899" w:rsidRDefault="009E7F5E" w:rsidP="00FE14C5">
      <w:pPr>
        <w:jc w:val="both"/>
      </w:pPr>
      <w:r>
        <w:t>A test set was generated to be able to</w:t>
      </w:r>
      <w:r w:rsidR="00F77D14">
        <w:t xml:space="preserve"> </w:t>
      </w:r>
      <w:r w:rsidR="00A365F7">
        <w:t>evaluate</w:t>
      </w:r>
      <w:r w:rsidR="00F77D14">
        <w:t xml:space="preserve"> the </w:t>
      </w:r>
      <w:r w:rsidR="00A365F7">
        <w:t xml:space="preserve">voting and stacking </w:t>
      </w:r>
      <w:r w:rsidR="00F77D14">
        <w:t>ensemble</w:t>
      </w:r>
      <w:r w:rsidR="00A365F7">
        <w:t>s’</w:t>
      </w:r>
      <w:r w:rsidR="00F77D14">
        <w:t xml:space="preserve"> predictive performance on out-of-sample data</w:t>
      </w:r>
      <w:r w:rsidR="00477899">
        <w:t>.</w:t>
      </w:r>
      <w:r w:rsidR="00736F3E">
        <w:t xml:space="preserve"> </w:t>
      </w:r>
      <w:r w:rsidR="00477899">
        <w:t>The</w:t>
      </w:r>
      <w:r w:rsidR="00E73A7C">
        <w:t xml:space="preserve"> ensembles’</w:t>
      </w:r>
      <w:r w:rsidR="00477899">
        <w:t xml:space="preserve"> input test data </w:t>
      </w:r>
      <w:r w:rsidR="00FE14C5">
        <w:t>consisted of</w:t>
      </w:r>
      <w:r w:rsidR="00477899">
        <w:t xml:space="preserve"> the base estimators</w:t>
      </w:r>
      <w:r w:rsidR="00FE14C5">
        <w:t xml:space="preserve">’ predictions on their test sets. The ensemble models used these predictions to </w:t>
      </w:r>
      <w:r w:rsidR="00A365F7">
        <w:t>give final</w:t>
      </w:r>
      <w:r w:rsidR="00FE14C5">
        <w:t xml:space="preserve"> MMR </w:t>
      </w:r>
      <w:r w:rsidR="00A365F7">
        <w:t>estimates</w:t>
      </w:r>
      <w:r w:rsidR="00FE14C5">
        <w:t xml:space="preserve">, which were compared to the test ground truth. </w:t>
      </w:r>
      <w:r w:rsidR="00F46F82">
        <w:t>The ensemble</w:t>
      </w:r>
      <w:r w:rsidR="00A365F7">
        <w:t>s’</w:t>
      </w:r>
      <w:r w:rsidR="00F46F82">
        <w:t xml:space="preserve"> models’ </w:t>
      </w:r>
      <w:r w:rsidR="00A365F7">
        <w:t xml:space="preserve">test </w:t>
      </w:r>
      <w:r w:rsidR="00F46F82">
        <w:t xml:space="preserve">performance was used to </w:t>
      </w:r>
      <w:r w:rsidR="00D9764B">
        <w:t>assess the</w:t>
      </w:r>
      <w:r w:rsidR="002B1FA7">
        <w:t>ir</w:t>
      </w:r>
      <w:r w:rsidR="00D9764B">
        <w:t xml:space="preserve"> generalisability and determine the best ensemble.</w:t>
      </w:r>
    </w:p>
    <w:p w14:paraId="57AF1E4A" w14:textId="77777777" w:rsidR="001F070D" w:rsidRDefault="001F070D" w:rsidP="00FE14C5">
      <w:pPr>
        <w:jc w:val="both"/>
      </w:pPr>
    </w:p>
    <w:p w14:paraId="73E39E28" w14:textId="77777777" w:rsidR="001F070D" w:rsidRDefault="001F070D" w:rsidP="001F070D">
      <w:pPr>
        <w:pStyle w:val="Heading4"/>
      </w:pPr>
      <w:r>
        <w:t xml:space="preserve">4.423 Analysis of Base Estimator Importance </w:t>
      </w:r>
    </w:p>
    <w:p w14:paraId="7E3758E4" w14:textId="77777777" w:rsidR="001F070D" w:rsidRDefault="001F070D" w:rsidP="001F070D">
      <w:pPr>
        <w:jc w:val="both"/>
      </w:pPr>
      <w:r>
        <w:t xml:space="preserve">To better understand the variation in the ensemble models’ predictive performance, I explored how each ensemble valued the contribution of the various base estimators. More specifically, I investigated whether different ensemble models placed the most importance on predictions from the same set of base estimators or on different base estimators. </w:t>
      </w:r>
    </w:p>
    <w:p w14:paraId="2C5A267B" w14:textId="77777777" w:rsidR="001F070D" w:rsidRDefault="001F070D" w:rsidP="001F070D">
      <w:pPr>
        <w:jc w:val="both"/>
      </w:pPr>
    </w:p>
    <w:p w14:paraId="4392E767" w14:textId="27FC0814" w:rsidR="00716503" w:rsidRDefault="001F070D" w:rsidP="001F070D">
      <w:pPr>
        <w:jc w:val="both"/>
      </w:pPr>
      <w:r>
        <w:t xml:space="preserve">As described earlier, the different base estimators can be thought of as “features” in the ensemble model. Thus, the importance placed on each base estimator by the ensemble model was quantified using the model’s built-in feature importance methods. Model importance in the Random Forest ensemble was determined using the same Scikit Learn feature importance calculation described in Section 4.413 [16]. The weighting of each base estimator in the voting ensemble’s final prediction was used as a proxy for model importance. Similarly, base estimator importance in the Elastic Net model was determined using the coefficient attached to each base estimator’s predictions. </w:t>
      </w:r>
    </w:p>
    <w:p w14:paraId="35AB3ED2" w14:textId="77777777" w:rsidR="001F070D" w:rsidRPr="00716503" w:rsidRDefault="001F070D" w:rsidP="001F070D">
      <w:pPr>
        <w:jc w:val="both"/>
      </w:pPr>
    </w:p>
    <w:p w14:paraId="13675F4A" w14:textId="4F14AA78" w:rsidR="006C47D9" w:rsidRDefault="006C47D9" w:rsidP="00304766">
      <w:pPr>
        <w:pStyle w:val="Heading4"/>
        <w:jc w:val="both"/>
      </w:pPr>
      <w:r>
        <w:t>4.</w:t>
      </w:r>
      <w:r w:rsidR="00304766">
        <w:t>42</w:t>
      </w:r>
      <w:r w:rsidR="001F070D">
        <w:t>4</w:t>
      </w:r>
      <w:r>
        <w:t xml:space="preserve"> </w:t>
      </w:r>
      <w:r w:rsidR="001D7096">
        <w:t>Testing the Performance of</w:t>
      </w:r>
      <w:r w:rsidR="00820C27">
        <w:t xml:space="preserve"> the Best </w:t>
      </w:r>
      <w:r w:rsidR="00A365F7">
        <w:t xml:space="preserve">Voting/Stacking </w:t>
      </w:r>
      <w:r w:rsidR="00820C27">
        <w:t xml:space="preserve">Ensemble </w:t>
      </w:r>
      <w:r w:rsidR="001D7096">
        <w:t>with</w:t>
      </w:r>
      <w:r w:rsidR="00820C27">
        <w:t xml:space="preserve"> Different </w:t>
      </w:r>
      <w:r w:rsidR="001D7096">
        <w:t>Subsets</w:t>
      </w:r>
      <w:r w:rsidR="00820C27">
        <w:t xml:space="preserve"> of Base </w:t>
      </w:r>
      <w:r w:rsidR="007470BB">
        <w:t>Estimators</w:t>
      </w:r>
    </w:p>
    <w:p w14:paraId="519434A5" w14:textId="0107FCD4" w:rsidR="00263CF2" w:rsidRDefault="007470BB" w:rsidP="007470BB">
      <w:pPr>
        <w:jc w:val="both"/>
      </w:pPr>
      <w:r>
        <w:t xml:space="preserve">After establishing the best performing </w:t>
      </w:r>
      <w:r w:rsidR="00A365F7">
        <w:t xml:space="preserve">voting or stacking </w:t>
      </w:r>
      <w:r>
        <w:t xml:space="preserve">ensemble, I tested whether </w:t>
      </w:r>
      <w:r w:rsidR="00FE3522">
        <w:t>its performance</w:t>
      </w:r>
      <w:r>
        <w:t xml:space="preserve"> could </w:t>
      </w:r>
      <w:r w:rsidR="00FE3522">
        <w:t xml:space="preserve">be </w:t>
      </w:r>
      <w:r>
        <w:t>improve</w:t>
      </w:r>
      <w:r w:rsidR="00FE3522">
        <w:t>d</w:t>
      </w:r>
      <w:r>
        <w:t xml:space="preserve"> by using </w:t>
      </w:r>
      <w:r w:rsidR="00022A8E">
        <w:t xml:space="preserve">a </w:t>
      </w:r>
      <w:r>
        <w:t>different combination of base estimators.</w:t>
      </w:r>
      <w:r w:rsidR="00A365F7">
        <w:t xml:space="preserve"> </w:t>
      </w:r>
      <w:r>
        <w:t xml:space="preserve">I </w:t>
      </w:r>
      <w:r w:rsidR="00A365F7">
        <w:t xml:space="preserve">compared </w:t>
      </w:r>
      <w:r w:rsidR="00FE3522">
        <w:t>its</w:t>
      </w:r>
      <w:r w:rsidR="00A365F7">
        <w:t xml:space="preserve"> </w:t>
      </w:r>
      <w:r w:rsidR="00FE3522">
        <w:t xml:space="preserve">test </w:t>
      </w:r>
      <w:r w:rsidR="00A365F7">
        <w:t xml:space="preserve">performance </w:t>
      </w:r>
      <w:r w:rsidR="00FE3522">
        <w:t xml:space="preserve">when its input dataset only consisted of predictions from </w:t>
      </w:r>
      <w:r w:rsidR="00A365F7">
        <w:t>the</w:t>
      </w:r>
      <w:r w:rsidR="00263CF2">
        <w:t xml:space="preserve"> following </w:t>
      </w:r>
      <w:r w:rsidR="006B5DE7">
        <w:t>subsets</w:t>
      </w:r>
      <w:r w:rsidR="00263CF2">
        <w:t xml:space="preserve"> of base estimators</w:t>
      </w:r>
      <w:r w:rsidR="006B5DE7">
        <w:t xml:space="preserve"> for both </w:t>
      </w:r>
      <w:r w:rsidR="00CC5185">
        <w:t>CLP</w:t>
      </w:r>
      <w:r w:rsidR="006B5DE7">
        <w:t xml:space="preserve"> and </w:t>
      </w:r>
      <w:r w:rsidR="00CC5185">
        <w:t>forecasting</w:t>
      </w:r>
      <w:r w:rsidR="006B5DE7">
        <w:t>.</w:t>
      </w:r>
    </w:p>
    <w:p w14:paraId="55E10D1F" w14:textId="77777777" w:rsidR="009D39B0" w:rsidRDefault="009D39B0" w:rsidP="007470BB">
      <w:pPr>
        <w:jc w:val="both"/>
      </w:pPr>
    </w:p>
    <w:p w14:paraId="100B0FBC" w14:textId="6EE23098" w:rsidR="006C47D9" w:rsidRDefault="009D39B0" w:rsidP="00263CF2">
      <w:pPr>
        <w:pStyle w:val="ListParagraph"/>
        <w:numPr>
          <w:ilvl w:val="0"/>
          <w:numId w:val="6"/>
        </w:numPr>
        <w:jc w:val="both"/>
      </w:pPr>
      <w:r>
        <w:t>300 base estimators consisting of XGBoost, LightGBM, and Random Forest regressors</w:t>
      </w:r>
      <w:r w:rsidR="00A365F7">
        <w:t xml:space="preserve"> (original ensemble model).</w:t>
      </w:r>
    </w:p>
    <w:p w14:paraId="10E3986A" w14:textId="205610A0" w:rsidR="009D39B0" w:rsidRDefault="009D39B0" w:rsidP="00263CF2">
      <w:pPr>
        <w:pStyle w:val="ListParagraph"/>
        <w:numPr>
          <w:ilvl w:val="0"/>
          <w:numId w:val="6"/>
        </w:numPr>
        <w:jc w:val="both"/>
      </w:pPr>
      <w:r>
        <w:t>100 base estimators consisting of just XGBoost regressors.</w:t>
      </w:r>
    </w:p>
    <w:p w14:paraId="0CFB28FA" w14:textId="380CF7FF" w:rsidR="009D39B0" w:rsidRDefault="009D39B0" w:rsidP="009D39B0">
      <w:pPr>
        <w:pStyle w:val="ListParagraph"/>
        <w:numPr>
          <w:ilvl w:val="0"/>
          <w:numId w:val="6"/>
        </w:numPr>
        <w:jc w:val="both"/>
      </w:pPr>
      <w:r>
        <w:t>100 base estimators consisting of just LightGBM regressors.</w:t>
      </w:r>
    </w:p>
    <w:p w14:paraId="628E6D12" w14:textId="30736747" w:rsidR="009D39B0" w:rsidRDefault="009D39B0" w:rsidP="009D39B0">
      <w:pPr>
        <w:pStyle w:val="ListParagraph"/>
        <w:numPr>
          <w:ilvl w:val="0"/>
          <w:numId w:val="6"/>
        </w:numPr>
        <w:jc w:val="both"/>
      </w:pPr>
      <w:r>
        <w:t>100 base estimators consisting of just Random Forest regressors.</w:t>
      </w:r>
    </w:p>
    <w:p w14:paraId="4464543E" w14:textId="77777777" w:rsidR="004B3641" w:rsidRDefault="004B3641" w:rsidP="002F766B"/>
    <w:p w14:paraId="5EB341BB" w14:textId="4348D2EB" w:rsidR="002F3609" w:rsidRDefault="002F3609" w:rsidP="002F3609">
      <w:pPr>
        <w:pStyle w:val="Heading4"/>
        <w:jc w:val="both"/>
      </w:pPr>
      <w:r>
        <w:t xml:space="preserve">4.425 </w:t>
      </w:r>
      <w:r w:rsidR="00B36B24">
        <w:t>Investigating Base Estimator Selection in</w:t>
      </w:r>
      <w:r>
        <w:t xml:space="preserve"> the Best Performing Voting/Stacking Ensemble </w:t>
      </w:r>
    </w:p>
    <w:p w14:paraId="7048AB5F" w14:textId="0BAAE506" w:rsidR="002F3609" w:rsidRDefault="00B36B24" w:rsidP="005035E9">
      <w:pPr>
        <w:jc w:val="both"/>
      </w:pPr>
      <w:r>
        <w:t xml:space="preserve">To gain a deeper understanding of the best performing voting/stacking ensemble, I </w:t>
      </w:r>
      <w:r w:rsidR="005035E9">
        <w:t xml:space="preserve">investigated </w:t>
      </w:r>
      <w:r w:rsidR="001E09E8">
        <w:t xml:space="preserve">possible reasons for its choice of base estimators. More specifically, I explored whether the chosen </w:t>
      </w:r>
      <w:r w:rsidR="00390596">
        <w:t xml:space="preserve">base estimators had the </w:t>
      </w:r>
      <w:r w:rsidR="00297CC2">
        <w:t>lowest</w:t>
      </w:r>
      <w:r w:rsidR="00390596">
        <w:t xml:space="preserve"> </w:t>
      </w:r>
      <w:r w:rsidR="00297CC2">
        <w:t>mean-squared error, as this was the metric used to train and fine-tune the ensembles</w:t>
      </w:r>
      <w:r w:rsidR="00390596">
        <w:t xml:space="preserve">. </w:t>
      </w:r>
      <w:r w:rsidR="003B2E25">
        <w:t xml:space="preserve">I compared the predictive performance of all base estimators given an importance score of at least 0.03. </w:t>
      </w:r>
      <w:r w:rsidR="00D943BF">
        <w:t xml:space="preserve">I </w:t>
      </w:r>
      <w:r w:rsidR="00BD6F40">
        <w:t xml:space="preserve">also </w:t>
      </w:r>
      <w:r w:rsidR="007204C0">
        <w:t>tested</w:t>
      </w:r>
      <w:r w:rsidR="00D943BF">
        <w:t xml:space="preserve"> whether choice of base estimator was arbitrarily determined by </w:t>
      </w:r>
      <w:r w:rsidR="00BD6F40">
        <w:t>its</w:t>
      </w:r>
      <w:r w:rsidR="00D943BF">
        <w:t xml:space="preserve"> position in the </w:t>
      </w:r>
      <w:r w:rsidR="00297CC2">
        <w:t>input dataset used for the stacking/voting ensemble</w:t>
      </w:r>
      <w:r w:rsidR="0036076A">
        <w:t>. I did this</w:t>
      </w:r>
      <w:r w:rsidR="00297CC2">
        <w:t xml:space="preserve"> by permuting </w:t>
      </w:r>
      <w:r w:rsidR="0036076A">
        <w:t>the base estimators’</w:t>
      </w:r>
      <w:r w:rsidR="00297CC2">
        <w:t xml:space="preserve"> position</w:t>
      </w:r>
      <w:r w:rsidR="0036076A">
        <w:t>s</w:t>
      </w:r>
      <w:r w:rsidR="00297CC2">
        <w:t xml:space="preserve"> and re-estimating base model importance in the ensemble. </w:t>
      </w:r>
    </w:p>
    <w:p w14:paraId="72A311AC" w14:textId="77777777" w:rsidR="00B36B24" w:rsidRDefault="00B36B24" w:rsidP="002F766B"/>
    <w:p w14:paraId="0D0A9E4D" w14:textId="530F13D4" w:rsidR="00CC5185" w:rsidRDefault="00CC5185" w:rsidP="00CC5185">
      <w:pPr>
        <w:pStyle w:val="Heading4"/>
      </w:pPr>
      <w:r>
        <w:t>4.426 Feature Importance Analysis in the Best Performing Ensemble</w:t>
      </w:r>
    </w:p>
    <w:p w14:paraId="6B679D4D" w14:textId="77777777" w:rsidR="00CC5185" w:rsidRDefault="00CC5185" w:rsidP="00CC5185">
      <w:pPr>
        <w:jc w:val="both"/>
      </w:pPr>
      <w:r>
        <w:t xml:space="preserve">Determining predictive power of various socio-economic and health-related variables was a primary aim of this thesis. Thus, I calculated the importance scores of the feature variables used by the most important base estimators in the highest performing ensemble. </w:t>
      </w:r>
    </w:p>
    <w:p w14:paraId="0D1EDE23" w14:textId="77777777" w:rsidR="00CC5185" w:rsidRDefault="00CC5185" w:rsidP="00CC5185">
      <w:pPr>
        <w:jc w:val="both"/>
      </w:pPr>
    </w:p>
    <w:p w14:paraId="03BDB9F8" w14:textId="1F0FF018" w:rsidR="00475446" w:rsidRDefault="00475446" w:rsidP="00475446">
      <w:pPr>
        <w:pStyle w:val="Heading4"/>
      </w:pPr>
      <w:r>
        <w:t>4.42</w:t>
      </w:r>
      <w:r w:rsidR="00CC5185">
        <w:t>7</w:t>
      </w:r>
      <w:r>
        <w:t xml:space="preserve"> Analysis of the Best Performing Ensemble’s Prediction Error by Income Level </w:t>
      </w:r>
    </w:p>
    <w:p w14:paraId="45F591A9" w14:textId="086103F2" w:rsidR="009222D8" w:rsidRDefault="00FC5BD8" w:rsidP="00FC5BD8">
      <w:pPr>
        <w:jc w:val="both"/>
      </w:pPr>
      <w:r>
        <w:t xml:space="preserve">The distribution of prediction errors per income level made by the best performing voting/stacking ensemble was </w:t>
      </w:r>
      <w:r w:rsidR="00475446">
        <w:t xml:space="preserve">visualised and analysed. This experiment gave greater insight into how the model performed in different settings. </w:t>
      </w:r>
    </w:p>
    <w:p w14:paraId="127B5DA4" w14:textId="77777777" w:rsidR="00475446" w:rsidRDefault="00475446" w:rsidP="00FC5BD8">
      <w:pPr>
        <w:jc w:val="both"/>
      </w:pPr>
    </w:p>
    <w:p w14:paraId="512E6FDE" w14:textId="1625F75E" w:rsidR="00D1126F" w:rsidRDefault="00D1126F" w:rsidP="00D1126F">
      <w:pPr>
        <w:pStyle w:val="Heading4"/>
      </w:pPr>
      <w:r>
        <w:t>4.42</w:t>
      </w:r>
      <w:r w:rsidR="00CC5185">
        <w:t>8</w:t>
      </w:r>
      <w:r>
        <w:t xml:space="preserve"> </w:t>
      </w:r>
      <w:r w:rsidR="00475446">
        <w:t xml:space="preserve">Analysis of the Best Performing Ensemble’s </w:t>
      </w:r>
      <w:r>
        <w:t>Uncertainty</w:t>
      </w:r>
      <w:r w:rsidR="00507CBA">
        <w:t xml:space="preserve"> </w:t>
      </w:r>
    </w:p>
    <w:p w14:paraId="208324B5" w14:textId="7F3A89C4" w:rsidR="009E4B05" w:rsidRDefault="005C5126" w:rsidP="009E4B05">
      <w:pPr>
        <w:jc w:val="both"/>
      </w:pPr>
      <w:r>
        <w:t>T</w:t>
      </w:r>
      <w:r w:rsidR="00F46CDE">
        <w:t xml:space="preserve">here were 300 base estimator predictions for each </w:t>
      </w:r>
      <w:r w:rsidR="00414ADD">
        <w:t xml:space="preserve">ground truth MMR estimate. I calculated the standard deviation </w:t>
      </w:r>
      <w:r w:rsidR="00EC5B8E">
        <w:t>among</w:t>
      </w:r>
      <w:r w:rsidR="00414ADD">
        <w:t xml:space="preserve"> </w:t>
      </w:r>
      <w:r w:rsidR="00EC5B8E">
        <w:t>the</w:t>
      </w:r>
      <w:r w:rsidR="00414ADD">
        <w:t xml:space="preserve"> 300 predictions</w:t>
      </w:r>
      <w:r w:rsidR="009C0811">
        <w:t xml:space="preserve"> for every datapoint in the test set</w:t>
      </w:r>
      <w:r w:rsidR="007C01F7">
        <w:t xml:space="preserve"> to explore the base estimators’ </w:t>
      </w:r>
      <w:r>
        <w:t>agreement</w:t>
      </w:r>
      <w:r w:rsidR="007C01F7">
        <w:t xml:space="preserve"> </w:t>
      </w:r>
      <w:r>
        <w:t>on</w:t>
      </w:r>
      <w:r w:rsidR="007C01F7">
        <w:t xml:space="preserve"> the true MMR prediction</w:t>
      </w:r>
      <w:r w:rsidR="009C0811">
        <w:t xml:space="preserve">. </w:t>
      </w:r>
      <w:r w:rsidR="00272349">
        <w:t xml:space="preserve">Lack of consensus among the base predictors would likely make the ensemble’s prediction less stable. </w:t>
      </w:r>
      <w:r w:rsidR="009E4B05">
        <w:t>As a result</w:t>
      </w:r>
      <w:r w:rsidR="00272349">
        <w:t xml:space="preserve">, </w:t>
      </w:r>
      <w:r w:rsidR="009E4B05">
        <w:t xml:space="preserve">this analysis provides an approximation for uncertainty in the ensemble’s predictions. </w:t>
      </w:r>
      <w:r w:rsidR="00EC5B8E">
        <w:t xml:space="preserve"> </w:t>
      </w:r>
    </w:p>
    <w:p w14:paraId="236076F1" w14:textId="235BDD16" w:rsidR="00D86164" w:rsidRDefault="00D86164" w:rsidP="009E4B05">
      <w:pPr>
        <w:jc w:val="both"/>
      </w:pPr>
    </w:p>
    <w:p w14:paraId="5091C41A" w14:textId="380D4D7E" w:rsidR="00FE4955" w:rsidRDefault="00F66ED8" w:rsidP="00A244D8">
      <w:pPr>
        <w:pStyle w:val="Heading2"/>
      </w:pPr>
      <w:r>
        <w:t>4.</w:t>
      </w:r>
      <w:r w:rsidR="00D1126F">
        <w:t>5</w:t>
      </w:r>
      <w:r>
        <w:t xml:space="preserve"> Sensitivity Analysis</w:t>
      </w:r>
    </w:p>
    <w:p w14:paraId="63224D10" w14:textId="636EB928" w:rsidR="00112256" w:rsidRDefault="000761C5" w:rsidP="00C46515">
      <w:pPr>
        <w:jc w:val="both"/>
      </w:pPr>
      <w:r>
        <w:t>I conducted a sensitivity analysis to gain a deeper understanding o</w:t>
      </w:r>
      <w:r w:rsidR="00C46515">
        <w:t>f</w:t>
      </w:r>
      <w:r w:rsidR="00AE1F91">
        <w:t xml:space="preserve"> how the input dataset affected the </w:t>
      </w:r>
      <w:r w:rsidR="00A57E81">
        <w:t xml:space="preserve">quality of the </w:t>
      </w:r>
      <w:r w:rsidR="00FA67DD">
        <w:t xml:space="preserve">best performing ensemble’s </w:t>
      </w:r>
      <w:r w:rsidR="00A57E81">
        <w:t>predictions</w:t>
      </w:r>
      <w:r w:rsidR="00AA2133">
        <w:t xml:space="preserve"> (Figure 9)</w:t>
      </w:r>
      <w:r w:rsidR="00A57E81">
        <w:t xml:space="preserve">. </w:t>
      </w:r>
      <w:r w:rsidR="00DE4CD6">
        <w:t xml:space="preserve">The sensitivity analysis was </w:t>
      </w:r>
      <w:r w:rsidR="00112256">
        <w:t>conducted</w:t>
      </w:r>
      <w:r w:rsidR="00DE4CD6">
        <w:t xml:space="preserve"> </w:t>
      </w:r>
      <w:r w:rsidR="0010148D">
        <w:t>in the same way</w:t>
      </w:r>
      <w:r w:rsidR="00785F2D">
        <w:t xml:space="preserve"> </w:t>
      </w:r>
      <w:r w:rsidR="0010148D">
        <w:t xml:space="preserve">both </w:t>
      </w:r>
      <w:r w:rsidR="00CC5185">
        <w:t>country-level prediction</w:t>
      </w:r>
      <w:r w:rsidR="00DE4CD6">
        <w:t xml:space="preserve"> and </w:t>
      </w:r>
      <w:r w:rsidR="00CC5185">
        <w:t>forecasting</w:t>
      </w:r>
      <w:r w:rsidR="00785F2D">
        <w:t>.</w:t>
      </w:r>
    </w:p>
    <w:p w14:paraId="7107E082" w14:textId="3D3A3A2A" w:rsidR="00112256" w:rsidRDefault="00112256" w:rsidP="00112256">
      <w:pPr>
        <w:jc w:val="center"/>
      </w:pPr>
      <w:r w:rsidRPr="00112256">
        <w:rPr>
          <w:noProof/>
        </w:rPr>
        <w:drawing>
          <wp:inline distT="0" distB="0" distL="0" distR="0" wp14:anchorId="7DD6354C" wp14:editId="6674073D">
            <wp:extent cx="4925944" cy="1836450"/>
            <wp:effectExtent l="0" t="0" r="1905" b="5080"/>
            <wp:docPr id="34859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92834" name=""/>
                    <pic:cNvPicPr/>
                  </pic:nvPicPr>
                  <pic:blipFill>
                    <a:blip r:embed="rId25"/>
                    <a:stretch>
                      <a:fillRect/>
                    </a:stretch>
                  </pic:blipFill>
                  <pic:spPr>
                    <a:xfrm>
                      <a:off x="0" y="0"/>
                      <a:ext cx="4948095" cy="1844708"/>
                    </a:xfrm>
                    <a:prstGeom prst="rect">
                      <a:avLst/>
                    </a:prstGeom>
                  </pic:spPr>
                </pic:pic>
              </a:graphicData>
            </a:graphic>
          </wp:inline>
        </w:drawing>
      </w:r>
    </w:p>
    <w:p w14:paraId="502D00B1" w14:textId="1956D5B4" w:rsidR="00112256" w:rsidRPr="008B2109" w:rsidRDefault="00112256" w:rsidP="00C46515">
      <w:pPr>
        <w:jc w:val="both"/>
        <w:rPr>
          <w:sz w:val="22"/>
          <w:szCs w:val="22"/>
        </w:rPr>
      </w:pPr>
      <w:r w:rsidRPr="008B2109">
        <w:rPr>
          <w:b/>
          <w:bCs/>
          <w:sz w:val="22"/>
          <w:szCs w:val="22"/>
        </w:rPr>
        <w:t xml:space="preserve">Figure </w:t>
      </w:r>
      <w:r w:rsidR="005C5126" w:rsidRPr="008B2109">
        <w:rPr>
          <w:b/>
          <w:bCs/>
          <w:sz w:val="22"/>
          <w:szCs w:val="22"/>
        </w:rPr>
        <w:t>9</w:t>
      </w:r>
      <w:r w:rsidRPr="008B2109">
        <w:rPr>
          <w:b/>
          <w:bCs/>
          <w:sz w:val="22"/>
          <w:szCs w:val="22"/>
        </w:rPr>
        <w:t>:</w:t>
      </w:r>
      <w:r w:rsidRPr="008B2109">
        <w:rPr>
          <w:sz w:val="22"/>
          <w:szCs w:val="22"/>
        </w:rPr>
        <w:t xml:space="preserve"> Visualisation of the sensitivity analysis procedure, where the </w:t>
      </w:r>
      <w:r w:rsidR="005C5126" w:rsidRPr="008B2109">
        <w:rPr>
          <w:sz w:val="22"/>
          <w:szCs w:val="22"/>
        </w:rPr>
        <w:t>ensemble’s base estimators</w:t>
      </w:r>
      <w:r w:rsidRPr="008B2109">
        <w:rPr>
          <w:sz w:val="22"/>
          <w:szCs w:val="22"/>
        </w:rPr>
        <w:t xml:space="preserve"> </w:t>
      </w:r>
      <w:r w:rsidR="00365B11" w:rsidRPr="008B2109">
        <w:rPr>
          <w:sz w:val="22"/>
          <w:szCs w:val="22"/>
        </w:rPr>
        <w:t>were</w:t>
      </w:r>
      <w:r w:rsidRPr="008B2109">
        <w:rPr>
          <w:sz w:val="22"/>
          <w:szCs w:val="22"/>
        </w:rPr>
        <w:t xml:space="preserve"> fit on </w:t>
      </w:r>
      <w:r w:rsidR="005C5126" w:rsidRPr="008B2109">
        <w:rPr>
          <w:sz w:val="22"/>
          <w:szCs w:val="22"/>
        </w:rPr>
        <w:t>data from a single income level (in this case, high-income)</w:t>
      </w:r>
      <w:r w:rsidR="0095410F" w:rsidRPr="008B2109">
        <w:rPr>
          <w:sz w:val="22"/>
          <w:szCs w:val="22"/>
        </w:rPr>
        <w:t xml:space="preserve">. </w:t>
      </w:r>
      <w:r w:rsidR="00E300CE" w:rsidRPr="008B2109">
        <w:rPr>
          <w:sz w:val="22"/>
          <w:szCs w:val="22"/>
        </w:rPr>
        <w:t xml:space="preserve">The sensitivity analysis created a separate </w:t>
      </w:r>
      <w:r w:rsidR="00D4052F" w:rsidRPr="008B2109">
        <w:rPr>
          <w:sz w:val="22"/>
          <w:szCs w:val="22"/>
        </w:rPr>
        <w:t xml:space="preserve">ensemble model for each </w:t>
      </w:r>
      <w:r w:rsidR="006C30C1" w:rsidRPr="008B2109">
        <w:rPr>
          <w:sz w:val="22"/>
          <w:szCs w:val="22"/>
        </w:rPr>
        <w:t>subset</w:t>
      </w:r>
      <w:r w:rsidR="00D4052F" w:rsidRPr="008B2109">
        <w:rPr>
          <w:sz w:val="22"/>
          <w:szCs w:val="22"/>
        </w:rPr>
        <w:t xml:space="preserve"> of</w:t>
      </w:r>
      <w:r w:rsidR="00E300CE" w:rsidRPr="008B2109">
        <w:rPr>
          <w:sz w:val="22"/>
          <w:szCs w:val="22"/>
        </w:rPr>
        <w:t xml:space="preserve"> the input </w:t>
      </w:r>
      <w:r w:rsidR="00D4052F" w:rsidRPr="008B2109">
        <w:rPr>
          <w:sz w:val="22"/>
          <w:szCs w:val="22"/>
        </w:rPr>
        <w:t>data</w:t>
      </w:r>
      <w:r w:rsidR="006C30C1" w:rsidRPr="008B2109">
        <w:rPr>
          <w:sz w:val="22"/>
          <w:szCs w:val="22"/>
        </w:rPr>
        <w:t xml:space="preserve"> corresponding to a specific income level</w:t>
      </w:r>
      <w:r w:rsidR="00D4052F" w:rsidRPr="008B2109">
        <w:rPr>
          <w:sz w:val="22"/>
          <w:szCs w:val="22"/>
        </w:rPr>
        <w:t>.</w:t>
      </w:r>
    </w:p>
    <w:p w14:paraId="435CD72C" w14:textId="77777777" w:rsidR="007770BC" w:rsidRDefault="007770BC" w:rsidP="00C46515">
      <w:pPr>
        <w:jc w:val="both"/>
      </w:pPr>
    </w:p>
    <w:p w14:paraId="292CC8A6" w14:textId="1EF5882D" w:rsidR="007770BC" w:rsidRDefault="007770BC" w:rsidP="00C46515">
      <w:pPr>
        <w:jc w:val="both"/>
      </w:pPr>
      <w:r>
        <w:t>To perform the sensitivity analysis, I created 4 new versions of</w:t>
      </w:r>
      <w:r w:rsidR="00714F4D">
        <w:t xml:space="preserve"> each fold/feature subset dataset</w:t>
      </w:r>
      <w:r w:rsidR="005C5126">
        <w:t xml:space="preserve"> </w:t>
      </w:r>
      <w:r w:rsidR="005A6301">
        <w:t xml:space="preserve">by </w:t>
      </w:r>
      <w:r w:rsidR="003418AD">
        <w:t>filtering the input dataset by income level.</w:t>
      </w:r>
      <w:r w:rsidR="005A6301">
        <w:t xml:space="preserve"> </w:t>
      </w:r>
      <w:r w:rsidR="005476B4">
        <w:t xml:space="preserve">I then conducted missing data thresholding on each filtered dataset, as above. The filtered datasets </w:t>
      </w:r>
      <w:r w:rsidR="005C5126">
        <w:t>were</w:t>
      </w:r>
      <w:r w:rsidR="005476B4">
        <w:t xml:space="preserve"> referred to as </w:t>
      </w:r>
      <w:r w:rsidR="005A7A20">
        <w:t>“</w:t>
      </w:r>
      <w:r w:rsidR="005476B4">
        <w:t>sensitivity datasets</w:t>
      </w:r>
      <w:r w:rsidR="005A7A20">
        <w:t>”</w:t>
      </w:r>
      <w:r w:rsidR="005476B4">
        <w:t xml:space="preserve"> from this point forward</w:t>
      </w:r>
      <w:r w:rsidR="008C6575">
        <w:t>, with the four filtered datasets characterised in the following list</w:t>
      </w:r>
      <w:r w:rsidR="005476B4">
        <w:t>.</w:t>
      </w:r>
      <w:r w:rsidR="006A756F" w:rsidRPr="006A756F">
        <w:t xml:space="preserve"> </w:t>
      </w:r>
      <w:r w:rsidR="006A756F">
        <w:t>This process generated 300 base estimators trained on each sensitivity dataset.</w:t>
      </w:r>
    </w:p>
    <w:p w14:paraId="68FC5EC9" w14:textId="77777777" w:rsidR="003418AD" w:rsidRDefault="003418AD" w:rsidP="00C46515">
      <w:pPr>
        <w:jc w:val="both"/>
      </w:pPr>
    </w:p>
    <w:p w14:paraId="445FC4D8" w14:textId="05BD727B" w:rsidR="000E67A6" w:rsidRDefault="005A6301" w:rsidP="000E67A6">
      <w:pPr>
        <w:pStyle w:val="ListParagraph"/>
        <w:numPr>
          <w:ilvl w:val="0"/>
          <w:numId w:val="6"/>
        </w:numPr>
        <w:jc w:val="both"/>
      </w:pPr>
      <w:r>
        <w:t>Data from l</w:t>
      </w:r>
      <w:r w:rsidR="000E67A6">
        <w:t>ow</w:t>
      </w:r>
      <w:r>
        <w:t>-</w:t>
      </w:r>
      <w:r w:rsidR="000E67A6">
        <w:t xml:space="preserve">income </w:t>
      </w:r>
      <w:r>
        <w:t>countries only.</w:t>
      </w:r>
      <w:r w:rsidR="000E67A6">
        <w:t xml:space="preserve"> </w:t>
      </w:r>
    </w:p>
    <w:p w14:paraId="341A750C" w14:textId="7A60AE58" w:rsidR="005A6301" w:rsidRDefault="005A6301" w:rsidP="005A6301">
      <w:pPr>
        <w:pStyle w:val="ListParagraph"/>
        <w:numPr>
          <w:ilvl w:val="0"/>
          <w:numId w:val="6"/>
        </w:numPr>
        <w:jc w:val="both"/>
      </w:pPr>
      <w:r>
        <w:t xml:space="preserve">Data from lower-middle income countries only. </w:t>
      </w:r>
    </w:p>
    <w:p w14:paraId="589BFC6A" w14:textId="7709C4C5" w:rsidR="005A6301" w:rsidRDefault="005A6301" w:rsidP="005A6301">
      <w:pPr>
        <w:pStyle w:val="ListParagraph"/>
        <w:numPr>
          <w:ilvl w:val="0"/>
          <w:numId w:val="6"/>
        </w:numPr>
        <w:jc w:val="both"/>
      </w:pPr>
      <w:r>
        <w:t xml:space="preserve">Data from upper-middle income countries only. </w:t>
      </w:r>
    </w:p>
    <w:p w14:paraId="229AF563" w14:textId="784D0B27" w:rsidR="00E65634" w:rsidRDefault="005A6301" w:rsidP="00C46515">
      <w:pPr>
        <w:pStyle w:val="ListParagraph"/>
        <w:numPr>
          <w:ilvl w:val="0"/>
          <w:numId w:val="6"/>
        </w:numPr>
        <w:jc w:val="both"/>
      </w:pPr>
      <w:r>
        <w:t xml:space="preserve">Data from high-income countries only. </w:t>
      </w:r>
    </w:p>
    <w:p w14:paraId="5B71B430" w14:textId="77777777" w:rsidR="005A6301" w:rsidRDefault="005A6301" w:rsidP="00C46515">
      <w:pPr>
        <w:jc w:val="both"/>
      </w:pPr>
    </w:p>
    <w:p w14:paraId="6F9ABD82" w14:textId="6831D446" w:rsidR="00026390" w:rsidRDefault="00216612" w:rsidP="00C46515">
      <w:pPr>
        <w:jc w:val="both"/>
      </w:pPr>
      <w:r>
        <w:t>E</w:t>
      </w:r>
      <w:r w:rsidR="00B35843">
        <w:t xml:space="preserve">ach </w:t>
      </w:r>
      <w:r w:rsidR="00C77120">
        <w:t>sensitivity</w:t>
      </w:r>
      <w:r w:rsidR="007F7D51">
        <w:t xml:space="preserve"> analysis</w:t>
      </w:r>
      <w:r w:rsidR="00C77120">
        <w:t xml:space="preserve"> </w:t>
      </w:r>
      <w:r w:rsidR="00B35843">
        <w:t xml:space="preserve">ensemble </w:t>
      </w:r>
      <w:r>
        <w:t>was fit on</w:t>
      </w:r>
      <w:r w:rsidR="005304C5">
        <w:t xml:space="preserve"> </w:t>
      </w:r>
      <w:r>
        <w:t xml:space="preserve">the </w:t>
      </w:r>
      <w:r w:rsidR="00B35843">
        <w:t>base estimators</w:t>
      </w:r>
      <w:r>
        <w:t>’ predictions</w:t>
      </w:r>
      <w:r w:rsidR="00B35843">
        <w:t xml:space="preserve"> </w:t>
      </w:r>
      <w:r>
        <w:t>for</w:t>
      </w:r>
      <w:r w:rsidR="00B35843">
        <w:t xml:space="preserve"> a filtered version of the concatenated train, validation data</w:t>
      </w:r>
      <w:r w:rsidR="007F7D51">
        <w:t xml:space="preserve">, which only contained data from the relevant income level. </w:t>
      </w:r>
      <w:r>
        <w:t>Fine-tuning</w:t>
      </w:r>
      <w:r w:rsidR="003052FB">
        <w:t xml:space="preserve"> followed the same procedure described in Section 4.411. </w:t>
      </w:r>
    </w:p>
    <w:p w14:paraId="262584E3" w14:textId="77777777" w:rsidR="00026390" w:rsidRDefault="00026390" w:rsidP="00C46515">
      <w:pPr>
        <w:jc w:val="both"/>
      </w:pPr>
    </w:p>
    <w:p w14:paraId="1DC871E7" w14:textId="0C5BE9DE" w:rsidR="00537880" w:rsidRPr="00631F53" w:rsidRDefault="00437DD7" w:rsidP="000E475E">
      <w:pPr>
        <w:jc w:val="both"/>
      </w:pPr>
      <w:r>
        <w:t xml:space="preserve">The sensitivity analysis ensemble models were then </w:t>
      </w:r>
      <w:r w:rsidR="008A572E">
        <w:t xml:space="preserve">evaluated </w:t>
      </w:r>
      <w:r w:rsidR="003052FB">
        <w:t xml:space="preserve">using a version of the test </w:t>
      </w:r>
      <w:r w:rsidR="00FE3045">
        <w:t>data</w:t>
      </w:r>
      <w:r w:rsidR="003052FB">
        <w:t xml:space="preserve">set filtered </w:t>
      </w:r>
      <w:r w:rsidR="008A572E">
        <w:t>to only contain data from the relevant income level.</w:t>
      </w:r>
      <w:r w:rsidR="003052FB">
        <w:t xml:space="preserve"> </w:t>
      </w:r>
      <w:r w:rsidR="007A7725">
        <w:t>Each sensitivity analysis ensemble was compared to the</w:t>
      </w:r>
      <w:r w:rsidR="000B28C8">
        <w:t xml:space="preserve"> original best performing ensemble, which was trained on data from all income levels</w:t>
      </w:r>
      <w:r w:rsidR="00BB7DE4">
        <w:t xml:space="preserve"> but only used to predict on the filtered test set</w:t>
      </w:r>
      <w:r w:rsidR="007A7725">
        <w:t xml:space="preserve">. </w:t>
      </w:r>
      <w:r w:rsidR="00BB7DE4">
        <w:t xml:space="preserve">For example, the </w:t>
      </w:r>
      <w:r w:rsidR="007713B0">
        <w:t>sensitivity analysis</w:t>
      </w:r>
      <w:r w:rsidR="00BB7DE4">
        <w:t xml:space="preserve"> </w:t>
      </w:r>
      <w:r w:rsidR="007713B0">
        <w:t>ensemble</w:t>
      </w:r>
      <w:r w:rsidR="00BB7DE4">
        <w:t xml:space="preserve"> trained and tested on data from low-income countries </w:t>
      </w:r>
      <w:r w:rsidR="009C3725">
        <w:t>was</w:t>
      </w:r>
      <w:r w:rsidR="00BB7DE4">
        <w:t xml:space="preserve"> compared to the original ensemble trained on all data but tested on </w:t>
      </w:r>
      <w:r w:rsidR="003B4810">
        <w:t xml:space="preserve">data from low-income countries. </w:t>
      </w:r>
      <w:r w:rsidR="0095149F">
        <w:t xml:space="preserve">Using the same test set ensured </w:t>
      </w:r>
      <w:r w:rsidR="009C3725">
        <w:t>comparab</w:t>
      </w:r>
      <w:r w:rsidR="00216612">
        <w:t>ility</w:t>
      </w:r>
      <w:r w:rsidR="009C3725">
        <w:t xml:space="preserve"> </w:t>
      </w:r>
      <w:r w:rsidR="0095149F">
        <w:t>between the original and sensitivity analysis models.</w:t>
      </w:r>
    </w:p>
    <w:p w14:paraId="5181B73B" w14:textId="368819D8" w:rsidR="00631F53" w:rsidRDefault="00631F53" w:rsidP="002F766B">
      <w:pPr>
        <w:pStyle w:val="Heading2"/>
      </w:pPr>
      <w:r>
        <w:t>4.</w:t>
      </w:r>
      <w:r w:rsidR="00D1126F">
        <w:t>6</w:t>
      </w:r>
      <w:r>
        <w:t xml:space="preserve"> Comparison to Literature</w:t>
      </w:r>
    </w:p>
    <w:p w14:paraId="3FF931B5" w14:textId="23B54858" w:rsidR="00431B83" w:rsidRDefault="00BB49C3" w:rsidP="00261FD5">
      <w:pPr>
        <w:jc w:val="both"/>
      </w:pPr>
      <w:r>
        <w:t xml:space="preserve">I compared my best performing ensemble, trained on data from all income levels, to the </w:t>
      </w:r>
      <w:r w:rsidR="00971842">
        <w:t xml:space="preserve">latest versions of the </w:t>
      </w:r>
      <w:r w:rsidR="00E77CA6">
        <w:t xml:space="preserve">GMatH simulation model, </w:t>
      </w:r>
      <w:r>
        <w:t>UN MMEIG</w:t>
      </w:r>
      <w:r w:rsidR="00261FD5">
        <w:t>’s</w:t>
      </w:r>
      <w:r>
        <w:t xml:space="preserve"> BMat</w:t>
      </w:r>
      <w:r w:rsidR="00261FD5">
        <w:t xml:space="preserve"> model,</w:t>
      </w:r>
      <w:r w:rsidR="00E77CA6">
        <w:t xml:space="preserve"> and</w:t>
      </w:r>
      <w:r w:rsidR="00261FD5">
        <w:t xml:space="preserve"> GBD Study’s CODEm model. More specifically, I </w:t>
      </w:r>
      <w:r w:rsidR="00E77CA6">
        <w:t>compared</w:t>
      </w:r>
      <w:r w:rsidR="00261FD5">
        <w:t xml:space="preserve"> </w:t>
      </w:r>
      <w:r w:rsidR="00CB0583">
        <w:t xml:space="preserve">my model’s MMR predictions for each country/year sample to the predictions made by models </w:t>
      </w:r>
      <w:r w:rsidR="00F54787">
        <w:t>described in the literature</w:t>
      </w:r>
      <w:r w:rsidR="00172D8B">
        <w:t xml:space="preserve"> [</w:t>
      </w:r>
      <w:r w:rsidR="0045380B">
        <w:t>27, 28, 29</w:t>
      </w:r>
      <w:r w:rsidR="00172D8B">
        <w:t>]</w:t>
      </w:r>
      <w:r w:rsidR="00F54787">
        <w:t xml:space="preserve">. </w:t>
      </w:r>
      <w:r w:rsidR="006E624A">
        <w:t xml:space="preserve">The MMR estimates from the literature </w:t>
      </w:r>
      <w:r w:rsidR="002D2825">
        <w:t xml:space="preserve">were </w:t>
      </w:r>
      <w:r w:rsidR="00AB6EC7">
        <w:t xml:space="preserve">given with their 95% confidence intervals. </w:t>
      </w:r>
    </w:p>
    <w:p w14:paraId="610BE4BC" w14:textId="77777777" w:rsidR="00AB6EC7" w:rsidRDefault="00AB6EC7" w:rsidP="00261FD5">
      <w:pPr>
        <w:jc w:val="both"/>
      </w:pPr>
    </w:p>
    <w:p w14:paraId="27CBE844" w14:textId="726DD920" w:rsidR="00AB6EC7" w:rsidRDefault="00AB6EC7" w:rsidP="00261FD5">
      <w:pPr>
        <w:jc w:val="both"/>
      </w:pPr>
      <w:r>
        <w:t>Fi</w:t>
      </w:r>
      <w:r w:rsidR="002A1AF3">
        <w:t xml:space="preserve">rst, I </w:t>
      </w:r>
      <w:r w:rsidR="00966B4C">
        <w:t>calculated</w:t>
      </w:r>
      <w:r w:rsidR="002A1AF3">
        <w:t xml:space="preserve"> the </w:t>
      </w:r>
      <w:r w:rsidR="00966B4C">
        <w:t>percentage difference between my</w:t>
      </w:r>
      <w:r w:rsidR="00C0402E">
        <w:t xml:space="preserve"> test set</w:t>
      </w:r>
      <w:r w:rsidR="00966B4C">
        <w:t xml:space="preserve"> </w:t>
      </w:r>
      <w:r w:rsidR="002F3367">
        <w:t xml:space="preserve">MMR </w:t>
      </w:r>
      <w:r w:rsidR="00966B4C">
        <w:t xml:space="preserve">estimates and the </w:t>
      </w:r>
      <w:r w:rsidR="00C0402E">
        <w:t xml:space="preserve">corresponding </w:t>
      </w:r>
      <w:r w:rsidR="00966B4C">
        <w:t>estimates from each literature model using Equation 12, below.</w:t>
      </w:r>
      <w:r w:rsidR="00C93E92">
        <w:t xml:space="preserve"> This gave an indication of the similarity betwe</w:t>
      </w:r>
      <w:r w:rsidR="002F3367">
        <w:t xml:space="preserve">en my </w:t>
      </w:r>
      <w:r w:rsidR="00E77CA6">
        <w:t xml:space="preserve">MMR </w:t>
      </w:r>
      <w:r w:rsidR="002F3367">
        <w:t xml:space="preserve">estimates and the literature’s </w:t>
      </w:r>
      <w:r w:rsidR="00E77CA6">
        <w:t xml:space="preserve">MMR </w:t>
      </w:r>
      <w:r w:rsidR="002F3367">
        <w:t xml:space="preserve">predictions. </w:t>
      </w:r>
    </w:p>
    <w:p w14:paraId="48BD137C" w14:textId="77777777" w:rsidR="0045380B" w:rsidRDefault="0045380B" w:rsidP="00261FD5">
      <w:pPr>
        <w:jc w:val="both"/>
      </w:pPr>
    </w:p>
    <w:p w14:paraId="0065D745" w14:textId="6FFBC99E" w:rsidR="0045380B" w:rsidRPr="00966B4C" w:rsidRDefault="004D675C" w:rsidP="00261FD5">
      <w:pPr>
        <w:jc w:val="both"/>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percentage difference= 100*</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m</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estimate</m:t>
                          </m:r>
                        </m:sub>
                      </m:sSub>
                      <m:r>
                        <w:rPr>
                          <w:rFonts w:ascii="Cambria Math" w:hAnsi="Cambria Math"/>
                          <w:color w:val="000000" w:themeColor="text1"/>
                        </w:rPr>
                        <m:t xml:space="preserve">-literature_estimate </m:t>
                      </m:r>
                    </m:num>
                    <m:den>
                      <m:r>
                        <w:rPr>
                          <w:rFonts w:ascii="Cambria Math" w:hAnsi="Cambria Math"/>
                          <w:color w:val="000000" w:themeColor="text1"/>
                        </w:rPr>
                        <m:t>literature_estimate</m:t>
                      </m:r>
                    </m:den>
                  </m:f>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12</m:t>
                  </m:r>
                </m:e>
              </m:d>
            </m:e>
          </m:eqArr>
        </m:oMath>
      </m:oMathPara>
    </w:p>
    <w:p w14:paraId="1987DFA8" w14:textId="77777777" w:rsidR="00966B4C" w:rsidRPr="00966B4C" w:rsidRDefault="00966B4C" w:rsidP="00261FD5">
      <w:pPr>
        <w:jc w:val="both"/>
      </w:pPr>
    </w:p>
    <w:p w14:paraId="3D3427E5" w14:textId="7BCA066D" w:rsidR="002F766B" w:rsidRDefault="009E2831" w:rsidP="00144E59">
      <w:pPr>
        <w:jc w:val="both"/>
      </w:pPr>
      <w:r>
        <w:t xml:space="preserve">Then, I determined the percentage of test set MMR estimates </w:t>
      </w:r>
      <w:r w:rsidR="00144E59">
        <w:t xml:space="preserve">from my best performing ensemble that fell in the 95% confidence interval of </w:t>
      </w:r>
      <w:r w:rsidR="00081998">
        <w:t>the corresponding estimates from the literature.</w:t>
      </w:r>
      <w:r w:rsidR="00AA5C09">
        <w:t xml:space="preserve"> This analysis was performed for </w:t>
      </w:r>
      <w:r w:rsidR="00806138">
        <w:t>all test set estimates</w:t>
      </w:r>
      <w:r w:rsidR="00A000CB">
        <w:t xml:space="preserve"> and per income level, where I calculated the proportion of test set estimates for countries from a particular income </w:t>
      </w:r>
      <w:r w:rsidR="00181D44">
        <w:t xml:space="preserve">that fell within the 95% confidence intervals of the associated estimates from the literature. I also calculated the </w:t>
      </w:r>
      <w:r w:rsidR="00121C7F">
        <w:t>proportion</w:t>
      </w:r>
      <w:r w:rsidR="00181D44">
        <w:t xml:space="preserve"> of </w:t>
      </w:r>
      <w:r w:rsidR="0008529A">
        <w:t>ground truth MMR estimates used to test my model that fell within the 95% confidence interval of the literature models</w:t>
      </w:r>
      <w:r w:rsidR="006C278C">
        <w:t>’</w:t>
      </w:r>
      <w:r w:rsidR="0008529A">
        <w:t xml:space="preserve"> </w:t>
      </w:r>
      <w:r w:rsidR="006C278C">
        <w:t>estimates</w:t>
      </w:r>
      <w:r w:rsidR="0037476B">
        <w:t xml:space="preserve">. This compared the MMR estimates that my model was trained to predict with the literature’s MMR estimates to </w:t>
      </w:r>
      <w:r w:rsidR="006C278C">
        <w:t>provide more information about</w:t>
      </w:r>
      <w:r w:rsidR="0037476B">
        <w:t xml:space="preserve"> </w:t>
      </w:r>
      <w:r w:rsidR="006C278C">
        <w:t>whether differences between my model and the literature were due to poor performance or training data.</w:t>
      </w:r>
    </w:p>
    <w:p w14:paraId="14703960" w14:textId="77777777" w:rsidR="001A0562" w:rsidRDefault="001A0562" w:rsidP="00144E59">
      <w:pPr>
        <w:jc w:val="both"/>
      </w:pPr>
    </w:p>
    <w:p w14:paraId="7EFAB07A" w14:textId="49D41AEE" w:rsidR="00FC36AD" w:rsidRDefault="001A0562" w:rsidP="002F766B">
      <w:pPr>
        <w:jc w:val="both"/>
      </w:pPr>
      <w:r>
        <w:t xml:space="preserve">Finally, I visualised </w:t>
      </w:r>
      <w:r w:rsidR="00581F09">
        <w:t>the difference between my model’s MMR estimates and the literature’s estimates</w:t>
      </w:r>
      <w:r>
        <w:t xml:space="preserve"> </w:t>
      </w:r>
      <w:r w:rsidR="00BD34DB">
        <w:t xml:space="preserve">for an exemplar country from each income level. I visualised the model’s </w:t>
      </w:r>
      <w:r w:rsidR="00E2490E">
        <w:t>MMR estimates for country-level prediction and forecasting separately</w:t>
      </w:r>
      <w:r w:rsidR="00B92129">
        <w:t>.</w:t>
      </w:r>
      <w:r w:rsidR="00E2490E">
        <w:t xml:space="preserve"> </w:t>
      </w:r>
      <w:r w:rsidR="00936840">
        <w:t xml:space="preserve">I attempted to maximise geographic coverage by comparing estimates for at least one country in </w:t>
      </w:r>
      <w:r w:rsidR="002A59D6">
        <w:t>the Americas, Africa, Europe, Oceania, and Asia.</w:t>
      </w:r>
    </w:p>
    <w:p w14:paraId="1695CF85" w14:textId="77777777" w:rsidR="00CC5185" w:rsidRDefault="00CC5185" w:rsidP="002F766B">
      <w:pPr>
        <w:jc w:val="both"/>
      </w:pPr>
    </w:p>
    <w:p w14:paraId="16440B91" w14:textId="364C69A0" w:rsidR="00CC5185" w:rsidRDefault="00CC5185" w:rsidP="002F766B">
      <w:pPr>
        <w:jc w:val="both"/>
      </w:pPr>
      <w:r>
        <w:t>I performed this comparison for MMR estimates produced by both the country-level and forecasting models.</w:t>
      </w:r>
    </w:p>
    <w:p w14:paraId="52929B89" w14:textId="33E3A47F" w:rsidR="00D5257E" w:rsidRDefault="00D5257E" w:rsidP="00D5257E">
      <w:pPr>
        <w:pStyle w:val="Heading2"/>
        <w:rPr>
          <w:lang w:eastAsia="en-US"/>
        </w:rPr>
      </w:pPr>
      <w:r>
        <w:t xml:space="preserve">4.7 Note About Limited Computational Resources  </w:t>
      </w:r>
    </w:p>
    <w:p w14:paraId="5DAE7E5E" w14:textId="509D2DCD" w:rsidR="00A00A04" w:rsidRDefault="00D5257E" w:rsidP="002F766B">
      <w:pPr>
        <w:jc w:val="both"/>
        <w:rPr>
          <w:lang w:eastAsia="en-US"/>
        </w:rPr>
      </w:pPr>
      <w:r>
        <w:rPr>
          <w:lang w:eastAsia="en-US"/>
        </w:rPr>
        <w:t xml:space="preserve">Further experiments that involved training different base estimators and/or ensemble combinations of base estimators were not conducted due to a lack of computational resources. </w:t>
      </w:r>
      <w:r w:rsidR="005F3C8F">
        <w:rPr>
          <w:lang w:eastAsia="en-US"/>
        </w:rPr>
        <w:t>Many of the</w:t>
      </w:r>
      <w:r>
        <w:rPr>
          <w:lang w:eastAsia="en-US"/>
        </w:rPr>
        <w:t xml:space="preserve"> experiments described </w:t>
      </w:r>
      <w:r w:rsidR="005F3C8F">
        <w:rPr>
          <w:lang w:eastAsia="en-US"/>
        </w:rPr>
        <w:t xml:space="preserve">in this chapter were performed on the Gadi supercomputer, as the model training process </w:t>
      </w:r>
      <w:r w:rsidR="00AC0146">
        <w:rPr>
          <w:lang w:eastAsia="en-US"/>
        </w:rPr>
        <w:t>ran</w:t>
      </w:r>
      <w:r w:rsidR="005F3C8F">
        <w:rPr>
          <w:lang w:eastAsia="en-US"/>
        </w:rPr>
        <w:t xml:space="preserve"> too slowly to be feasible on my personal computer. However, </w:t>
      </w:r>
      <w:r w:rsidR="00AC0146">
        <w:rPr>
          <w:lang w:eastAsia="en-US"/>
        </w:rPr>
        <w:t xml:space="preserve">after completing the experiments in this chapter, </w:t>
      </w:r>
      <w:r w:rsidR="000C0FD0">
        <w:rPr>
          <w:lang w:eastAsia="en-US"/>
        </w:rPr>
        <w:t>my team had used all the</w:t>
      </w:r>
      <w:r w:rsidR="00941D79">
        <w:rPr>
          <w:lang w:eastAsia="en-US"/>
        </w:rPr>
        <w:t xml:space="preserve"> </w:t>
      </w:r>
      <w:r w:rsidR="000C0FD0">
        <w:rPr>
          <w:lang w:eastAsia="en-US"/>
        </w:rPr>
        <w:t xml:space="preserve">computational resources allocated to them on the supercomputer </w:t>
      </w:r>
      <w:r w:rsidR="004A7B69">
        <w:rPr>
          <w:lang w:eastAsia="en-US"/>
        </w:rPr>
        <w:t>this</w:t>
      </w:r>
      <w:r w:rsidR="000C0FD0">
        <w:rPr>
          <w:lang w:eastAsia="en-US"/>
        </w:rPr>
        <w:t xml:space="preserve"> quarter</w:t>
      </w:r>
      <w:r w:rsidR="00E01CB3">
        <w:rPr>
          <w:lang w:eastAsia="en-US"/>
        </w:rPr>
        <w:t>, preventing further experiments from being run</w:t>
      </w:r>
      <w:r w:rsidR="004C73A8">
        <w:rPr>
          <w:lang w:eastAsia="en-US"/>
        </w:rPr>
        <w:t>.</w:t>
      </w:r>
      <w:r w:rsidR="004A7B69">
        <w:rPr>
          <w:lang w:eastAsia="en-US"/>
        </w:rPr>
        <w:t xml:space="preserve"> </w:t>
      </w:r>
      <w:r w:rsidR="00E01CB3">
        <w:rPr>
          <w:lang w:eastAsia="en-US"/>
        </w:rPr>
        <w:t xml:space="preserve">In total, </w:t>
      </w:r>
      <w:r w:rsidR="004A7B69">
        <w:rPr>
          <w:lang w:eastAsia="en-US"/>
        </w:rPr>
        <w:t>527 kilo-Service Units were</w:t>
      </w:r>
      <w:r w:rsidR="00E01CB3">
        <w:rPr>
          <w:lang w:eastAsia="en-US"/>
        </w:rPr>
        <w:t xml:space="preserve"> used this quarter by the team</w:t>
      </w:r>
      <w:r w:rsidR="00FF18CA">
        <w:rPr>
          <w:lang w:eastAsia="en-US"/>
        </w:rPr>
        <w:t>, with my research using 123.22 KSUs.</w:t>
      </w:r>
    </w:p>
    <w:p w14:paraId="5C1C3C8F" w14:textId="77777777" w:rsidR="00D5257E" w:rsidRDefault="00D5257E" w:rsidP="002F766B">
      <w:pPr>
        <w:jc w:val="both"/>
        <w:rPr>
          <w:lang w:eastAsia="en-US"/>
        </w:rPr>
      </w:pPr>
    </w:p>
    <w:p w14:paraId="387C20EF" w14:textId="77777777" w:rsidR="006F6E1B" w:rsidRDefault="00FD7FBF" w:rsidP="006F6E1B">
      <w:pPr>
        <w:rPr>
          <w:color w:val="EE0000"/>
        </w:rPr>
      </w:pPr>
      <w:r>
        <w:rPr>
          <w:color w:val="EE0000"/>
        </w:rPr>
        <w:t>Citations</w:t>
      </w:r>
    </w:p>
    <w:p w14:paraId="0BA05DDD" w14:textId="1952498C" w:rsidR="006F6E1B" w:rsidRPr="006F6E1B" w:rsidRDefault="00FD7FBF" w:rsidP="0068246C">
      <w:pPr>
        <w:pStyle w:val="ListParagraph"/>
        <w:numPr>
          <w:ilvl w:val="0"/>
          <w:numId w:val="5"/>
        </w:numPr>
        <w:rPr>
          <w:color w:val="EE0000"/>
        </w:rPr>
      </w:pPr>
      <w:proofErr w:type="spellStart"/>
      <w:r>
        <w:t>Onambele</w:t>
      </w:r>
      <w:proofErr w:type="spellEnd"/>
      <w:r>
        <w:t xml:space="preserve">, L.; Guillen-Aguinaga, S.; Guillen-Aguinaga, L.; Ortega-Leon, W.; Montejo, R.; Alas-Brun, R.; </w:t>
      </w:r>
      <w:proofErr w:type="spellStart"/>
      <w:r>
        <w:t>Aguinaga-Ontoso</w:t>
      </w:r>
      <w:proofErr w:type="spellEnd"/>
      <w:r>
        <w:t xml:space="preserve">, E.; </w:t>
      </w:r>
      <w:proofErr w:type="spellStart"/>
      <w:r>
        <w:t>Aguinaga-Ontoso</w:t>
      </w:r>
      <w:proofErr w:type="spellEnd"/>
      <w:r>
        <w:t xml:space="preserve">, I.; Guillen-Grima, F. Trends, Projections, and Regional Disparities of Maternal Mortality in Africa (1990–2030): An ARIMA Forecasting Approach. </w:t>
      </w:r>
      <w:proofErr w:type="spellStart"/>
      <w:r>
        <w:t>Epidemiologia</w:t>
      </w:r>
      <w:proofErr w:type="spellEnd"/>
      <w:r>
        <w:t xml:space="preserve"> 2023, 4, 322–351. https://doi.org/ 10.3390/epidemiologia4030032</w:t>
      </w:r>
    </w:p>
    <w:p w14:paraId="223D8F86" w14:textId="77777777" w:rsidR="006F6E1B" w:rsidRDefault="004D675C" w:rsidP="0068246C">
      <w:pPr>
        <w:pStyle w:val="ListParagraph"/>
        <w:numPr>
          <w:ilvl w:val="0"/>
          <w:numId w:val="5"/>
        </w:numPr>
      </w:pPr>
      <w:hyperlink r:id="rId26" w:history="1">
        <w:r w:rsidR="006F6E1B" w:rsidRPr="00610F4A">
          <w:rPr>
            <w:rStyle w:val="Hyperlink"/>
          </w:rPr>
          <w:t>https://link.springer.com/article/10.1186/s40537-021-00516-9</w:t>
        </w:r>
      </w:hyperlink>
    </w:p>
    <w:p w14:paraId="2EB7CFE9" w14:textId="77777777" w:rsidR="006F6E1B" w:rsidRDefault="006F6E1B" w:rsidP="0068246C">
      <w:pPr>
        <w:pStyle w:val="ListParagraph"/>
        <w:numPr>
          <w:ilvl w:val="1"/>
          <w:numId w:val="5"/>
        </w:numPr>
      </w:pPr>
      <w:r>
        <w:t xml:space="preserve">Journal of big data </w:t>
      </w:r>
    </w:p>
    <w:p w14:paraId="5CAFFB61" w14:textId="584D9079" w:rsidR="006F6E1B" w:rsidRDefault="006F6E1B" w:rsidP="0068246C">
      <w:pPr>
        <w:pStyle w:val="ListParagraph"/>
        <w:numPr>
          <w:ilvl w:val="1"/>
          <w:numId w:val="5"/>
        </w:numPr>
      </w:pPr>
      <w:r>
        <w:t>Missing data mechanisms</w:t>
      </w:r>
    </w:p>
    <w:p w14:paraId="1BD31384" w14:textId="7A1B46A1" w:rsidR="006F6E1B" w:rsidRDefault="004D675C" w:rsidP="0068246C">
      <w:pPr>
        <w:pStyle w:val="ListParagraph"/>
        <w:numPr>
          <w:ilvl w:val="0"/>
          <w:numId w:val="5"/>
        </w:numPr>
      </w:pPr>
      <w:hyperlink r:id="rId27" w:anchor="Sec2" w:history="1">
        <w:r w:rsidR="006F6E1B" w:rsidRPr="00610F4A">
          <w:rPr>
            <w:rStyle w:val="Hyperlink"/>
          </w:rPr>
          <w:t>https://link.springer.com/article/10.1007/s40273-023-01297-0#Sec2</w:t>
        </w:r>
      </w:hyperlink>
    </w:p>
    <w:p w14:paraId="142B8E4E" w14:textId="33721172" w:rsidR="006F6E1B" w:rsidRDefault="006F6E1B" w:rsidP="0068246C">
      <w:pPr>
        <w:pStyle w:val="ListParagraph"/>
        <w:numPr>
          <w:ilvl w:val="1"/>
          <w:numId w:val="5"/>
        </w:numPr>
      </w:pPr>
      <w:r>
        <w:t>More about missing data mechanisms</w:t>
      </w:r>
    </w:p>
    <w:p w14:paraId="6FC9612F" w14:textId="77777777" w:rsidR="00FF1AAC" w:rsidRDefault="004D675C" w:rsidP="0068246C">
      <w:pPr>
        <w:pStyle w:val="ListParagraph"/>
        <w:numPr>
          <w:ilvl w:val="0"/>
          <w:numId w:val="5"/>
        </w:numPr>
        <w:jc w:val="both"/>
      </w:pPr>
      <w:hyperlink r:id="rId28" w:history="1">
        <w:r w:rsidR="00FF1AAC" w:rsidRPr="00610F4A">
          <w:rPr>
            <w:rStyle w:val="Hyperlink"/>
          </w:rPr>
          <w:t>https://scikit-learn.org/stable/modules/generated/sklearn.impute.KNNImputer.html</w:t>
        </w:r>
      </w:hyperlink>
    </w:p>
    <w:p w14:paraId="1BA246EE" w14:textId="77777777" w:rsidR="00FF1AAC" w:rsidRDefault="004D675C" w:rsidP="0068246C">
      <w:pPr>
        <w:pStyle w:val="ListParagraph"/>
        <w:numPr>
          <w:ilvl w:val="0"/>
          <w:numId w:val="5"/>
        </w:numPr>
        <w:jc w:val="both"/>
      </w:pPr>
      <w:hyperlink r:id="rId29" w:history="1">
        <w:r w:rsidR="00FF1AAC" w:rsidRPr="00610F4A">
          <w:rPr>
            <w:rStyle w:val="Hyperlink"/>
          </w:rPr>
          <w:t>https://scikit-learn.org/stable/modules/generated/sklearn.decomposition.PCA.html</w:t>
        </w:r>
      </w:hyperlink>
    </w:p>
    <w:p w14:paraId="391A72F7" w14:textId="2C8721A8" w:rsidR="007116AA" w:rsidRDefault="004D675C" w:rsidP="0068246C">
      <w:pPr>
        <w:pStyle w:val="ListParagraph"/>
        <w:numPr>
          <w:ilvl w:val="0"/>
          <w:numId w:val="5"/>
        </w:numPr>
      </w:pPr>
      <w:hyperlink r:id="rId30" w:history="1">
        <w:r w:rsidR="007116AA" w:rsidRPr="001569B1">
          <w:rPr>
            <w:rStyle w:val="Hyperlink"/>
          </w:rPr>
          <w:t>https://www.nature.com/articles/s41592-018-0019-x</w:t>
        </w:r>
      </w:hyperlink>
      <w:r w:rsidR="007116AA">
        <w:t xml:space="preserve"> </w:t>
      </w:r>
    </w:p>
    <w:p w14:paraId="473A94B9" w14:textId="3949336F" w:rsidR="007116AA" w:rsidRDefault="007116AA" w:rsidP="0068246C">
      <w:pPr>
        <w:pStyle w:val="ListParagraph"/>
        <w:numPr>
          <w:ilvl w:val="1"/>
          <w:numId w:val="5"/>
        </w:numPr>
      </w:pPr>
      <w:r>
        <w:t xml:space="preserve">Curse of dimensionality </w:t>
      </w:r>
    </w:p>
    <w:p w14:paraId="298B2D35" w14:textId="77777777" w:rsidR="00056B6D" w:rsidRDefault="004D675C" w:rsidP="0068246C">
      <w:pPr>
        <w:pStyle w:val="ListParagraph"/>
        <w:numPr>
          <w:ilvl w:val="0"/>
          <w:numId w:val="5"/>
        </w:numPr>
      </w:pPr>
      <w:hyperlink r:id="rId31" w:history="1">
        <w:r w:rsidR="00056B6D" w:rsidRPr="0074014C">
          <w:rPr>
            <w:rStyle w:val="Hyperlink"/>
          </w:rPr>
          <w:t>https://jmai.amegroups.org/article/view/8590/html</w:t>
        </w:r>
      </w:hyperlink>
      <w:r w:rsidR="00056B6D">
        <w:t xml:space="preserve"> </w:t>
      </w:r>
    </w:p>
    <w:p w14:paraId="5B5215EE" w14:textId="77777777" w:rsidR="00056B6D" w:rsidRPr="00103078" w:rsidRDefault="004D675C" w:rsidP="0068246C">
      <w:pPr>
        <w:pStyle w:val="ListParagraph"/>
        <w:numPr>
          <w:ilvl w:val="0"/>
          <w:numId w:val="5"/>
        </w:numPr>
        <w:shd w:val="clear" w:color="auto" w:fill="FFFFFF"/>
        <w:spacing w:line="270" w:lineRule="atLeast"/>
        <w:rPr>
          <w:rFonts w:ascii="Menlo" w:hAnsi="Menlo" w:cs="Menlo"/>
          <w:color w:val="000000"/>
          <w:sz w:val="18"/>
          <w:szCs w:val="18"/>
        </w:rPr>
      </w:pPr>
      <w:hyperlink r:id="rId32" w:history="1">
        <w:r w:rsidR="00056B6D" w:rsidRPr="0074014C">
          <w:rPr>
            <w:rStyle w:val="Hyperlink"/>
            <w:rFonts w:ascii="Menlo" w:hAnsi="Menlo" w:cs="Menlo"/>
            <w:sz w:val="18"/>
            <w:szCs w:val="18"/>
          </w:rPr>
          <w:t>https://www.sciencedirect.com/science/article/pii/S0169023X23000587?pes=vor&amp;utm_source=scopus&amp;getft_integrator=scopus</w:t>
        </w:r>
      </w:hyperlink>
      <w:r w:rsidR="00056B6D">
        <w:rPr>
          <w:rFonts w:ascii="Menlo" w:hAnsi="Menlo" w:cs="Menlo"/>
          <w:color w:val="000000"/>
          <w:sz w:val="18"/>
          <w:szCs w:val="18"/>
        </w:rPr>
        <w:t xml:space="preserve">  </w:t>
      </w:r>
    </w:p>
    <w:p w14:paraId="08974F62" w14:textId="4F8E9C3E" w:rsidR="00CF6EB3" w:rsidRPr="00CF6EB3" w:rsidRDefault="004D675C" w:rsidP="0068246C">
      <w:pPr>
        <w:pStyle w:val="ListParagraph"/>
        <w:numPr>
          <w:ilvl w:val="0"/>
          <w:numId w:val="5"/>
        </w:numPr>
        <w:shd w:val="clear" w:color="auto" w:fill="FFFFFF"/>
        <w:spacing w:line="270" w:lineRule="atLeast"/>
        <w:rPr>
          <w:rFonts w:ascii="Menlo" w:hAnsi="Menlo" w:cs="Menlo"/>
          <w:color w:val="000000"/>
          <w:sz w:val="18"/>
          <w:szCs w:val="18"/>
        </w:rPr>
      </w:pPr>
      <w:hyperlink r:id="rId33" w:history="1">
        <w:r w:rsidR="00056B6D" w:rsidRPr="0074014C">
          <w:rPr>
            <w:rStyle w:val="Hyperlink"/>
            <w:rFonts w:ascii="Menlo" w:hAnsi="Menlo" w:cs="Menlo"/>
            <w:sz w:val="18"/>
            <w:szCs w:val="18"/>
          </w:rPr>
          <w:t>https://iris.who.int/bitstream/handle/10665/381012/9789240108462-eng.pdf?sequence=1</w:t>
        </w:r>
      </w:hyperlink>
      <w:r w:rsidR="00056B6D">
        <w:rPr>
          <w:rFonts w:ascii="Menlo" w:hAnsi="Menlo" w:cs="Menlo"/>
          <w:color w:val="000000"/>
          <w:sz w:val="18"/>
          <w:szCs w:val="18"/>
        </w:rPr>
        <w:t xml:space="preserve"> </w:t>
      </w:r>
    </w:p>
    <w:p w14:paraId="2FCD1DA5" w14:textId="77777777" w:rsidR="00CF6EB3" w:rsidRDefault="004D675C" w:rsidP="0068246C">
      <w:pPr>
        <w:pStyle w:val="ListParagraph"/>
        <w:numPr>
          <w:ilvl w:val="0"/>
          <w:numId w:val="5"/>
        </w:numPr>
      </w:pPr>
      <w:hyperlink r:id="rId34" w:history="1">
        <w:r w:rsidR="00CF6EB3" w:rsidRPr="00610F4A">
          <w:rPr>
            <w:rStyle w:val="Hyperlink"/>
          </w:rPr>
          <w:t>https://onlinelibrary.wiley.com/doi/10.5694/mja2.52452</w:t>
        </w:r>
      </w:hyperlink>
      <w:r w:rsidR="00CF6EB3">
        <w:t xml:space="preserve"> </w:t>
      </w:r>
    </w:p>
    <w:p w14:paraId="6AF721E0" w14:textId="77777777" w:rsidR="00CF6EB3" w:rsidRDefault="00CF6EB3" w:rsidP="0068246C">
      <w:pPr>
        <w:pStyle w:val="ListParagraph"/>
        <w:numPr>
          <w:ilvl w:val="1"/>
          <w:numId w:val="5"/>
        </w:numPr>
      </w:pPr>
      <w:r>
        <w:t>Non-communicable disease and pregnancy</w:t>
      </w:r>
    </w:p>
    <w:p w14:paraId="25DB6D89" w14:textId="77777777" w:rsidR="00CF6EB3" w:rsidRDefault="00CF6EB3" w:rsidP="0068246C">
      <w:pPr>
        <w:pStyle w:val="ListParagraph"/>
        <w:numPr>
          <w:ilvl w:val="1"/>
          <w:numId w:val="5"/>
        </w:numPr>
      </w:pPr>
      <w:r>
        <w:t>Ramson et al., 2024</w:t>
      </w:r>
    </w:p>
    <w:p w14:paraId="6E05EE78" w14:textId="77777777" w:rsidR="00CF6EB3" w:rsidRDefault="00CF6EB3" w:rsidP="0068246C">
      <w:pPr>
        <w:pStyle w:val="ListParagraph"/>
        <w:numPr>
          <w:ilvl w:val="0"/>
          <w:numId w:val="5"/>
        </w:numPr>
      </w:pPr>
      <w:r>
        <w:t xml:space="preserve">Akselrod S, Banerjee A, Collins TE, Acharya S, </w:t>
      </w:r>
      <w:proofErr w:type="spellStart"/>
      <w:r>
        <w:t>Artykova</w:t>
      </w:r>
      <w:proofErr w:type="spellEnd"/>
      <w:r>
        <w:t xml:space="preserve"> N, Askew I, </w:t>
      </w:r>
      <w:proofErr w:type="spellStart"/>
      <w:r>
        <w:t>Berdzuli</w:t>
      </w:r>
      <w:proofErr w:type="spellEnd"/>
      <w:r>
        <w:t xml:space="preserve"> N, </w:t>
      </w:r>
      <w:proofErr w:type="spellStart"/>
      <w:r>
        <w:t>Diorditsa</w:t>
      </w:r>
      <w:proofErr w:type="spellEnd"/>
      <w:r>
        <w:t xml:space="preserve"> S, Eggers R, Farrington J, Jakab Z, Ferreira-Borges C, Mikkelsen B, Azzopardi-Muscat N, Olsavszky V, Park K, Sobel H, Tran H, </w:t>
      </w:r>
      <w:proofErr w:type="spellStart"/>
      <w:r>
        <w:t>Vujnovic</w:t>
      </w:r>
      <w:proofErr w:type="spellEnd"/>
      <w:r>
        <w:t xml:space="preserve"> M, Weber M, Were W, Yaqub N, Berlina D, Dunlop CL and Allen LN (2023) Integrating maternal, newborn, child health and non-communicable disease care in the sustainable development goal era. Front. Public Health 11:1183712. </w:t>
      </w:r>
      <w:proofErr w:type="spellStart"/>
      <w:r>
        <w:t>doi</w:t>
      </w:r>
      <w:proofErr w:type="spellEnd"/>
      <w:r>
        <w:t>: 10.3389/fpubh.2023.1183712</w:t>
      </w:r>
    </w:p>
    <w:p w14:paraId="749A594B" w14:textId="77777777" w:rsidR="00CF6EB3" w:rsidRPr="009D3537" w:rsidRDefault="004D675C" w:rsidP="0068246C">
      <w:pPr>
        <w:pStyle w:val="ListParagraph"/>
        <w:numPr>
          <w:ilvl w:val="0"/>
          <w:numId w:val="5"/>
        </w:numPr>
        <w:rPr>
          <w:b/>
          <w:bCs/>
        </w:rPr>
      </w:pPr>
      <w:hyperlink r:id="rId35" w:history="1">
        <w:r w:rsidR="00CF6EB3" w:rsidRPr="00610F4A">
          <w:rPr>
            <w:rStyle w:val="Hyperlink"/>
            <w:b/>
            <w:bCs/>
          </w:rPr>
          <w:t>https://pubmed.ncbi.nlm.nih.gov/27642018/</w:t>
        </w:r>
      </w:hyperlink>
    </w:p>
    <w:p w14:paraId="60607B12" w14:textId="77777777" w:rsidR="00CF6EB3" w:rsidRDefault="004D675C" w:rsidP="0068246C">
      <w:pPr>
        <w:pStyle w:val="ListParagraph"/>
        <w:numPr>
          <w:ilvl w:val="0"/>
          <w:numId w:val="5"/>
        </w:numPr>
        <w:rPr>
          <w:b/>
          <w:bCs/>
        </w:rPr>
      </w:pPr>
      <w:hyperlink r:id="rId36" w:history="1">
        <w:r w:rsidR="00CF6EB3" w:rsidRPr="00610F4A">
          <w:rPr>
            <w:rStyle w:val="Hyperlink"/>
            <w:b/>
            <w:bCs/>
          </w:rPr>
          <w:t>https://pmc.ncbi.nlm.nih.gov/articles/PMC11117177/pdf/jogh-14-04128.pdf</w:t>
        </w:r>
      </w:hyperlink>
    </w:p>
    <w:p w14:paraId="46620955" w14:textId="77777777" w:rsidR="00451DC0" w:rsidRPr="00451DC0" w:rsidRDefault="004D675C" w:rsidP="0068246C">
      <w:pPr>
        <w:pStyle w:val="ListParagraph"/>
        <w:numPr>
          <w:ilvl w:val="0"/>
          <w:numId w:val="5"/>
        </w:numPr>
        <w:rPr>
          <w:b/>
          <w:bCs/>
        </w:rPr>
      </w:pPr>
      <w:hyperlink r:id="rId37" w:history="1">
        <w:r w:rsidR="00CF6EB3" w:rsidRPr="00610F4A">
          <w:rPr>
            <w:rStyle w:val="Hyperlink"/>
            <w:b/>
            <w:bCs/>
          </w:rPr>
          <w:t>https://www.sciencedirect.com/science/article/pii/S2589537024002323</w:t>
        </w:r>
      </w:hyperlink>
    </w:p>
    <w:p w14:paraId="1CD6F6AE" w14:textId="4FEAFF9E" w:rsidR="00451DC0" w:rsidRPr="00451DC0" w:rsidRDefault="004D675C" w:rsidP="0068246C">
      <w:pPr>
        <w:pStyle w:val="ListParagraph"/>
        <w:numPr>
          <w:ilvl w:val="0"/>
          <w:numId w:val="5"/>
        </w:numPr>
        <w:rPr>
          <w:b/>
          <w:bCs/>
        </w:rPr>
      </w:pPr>
      <w:hyperlink r:id="rId38" w:history="1">
        <w:r w:rsidR="00451DC0" w:rsidRPr="00610F4A">
          <w:rPr>
            <w:rStyle w:val="Hyperlink"/>
          </w:rPr>
          <w:t>https://scikit-learn.org/stable/modules/generated/sklearn.model_selection.GroupKFold.html</w:t>
        </w:r>
      </w:hyperlink>
    </w:p>
    <w:p w14:paraId="43741A61" w14:textId="3A0CEC6D" w:rsidR="002D7DBC" w:rsidRPr="0051287E" w:rsidRDefault="002D7DBC" w:rsidP="0068246C">
      <w:pPr>
        <w:pStyle w:val="ListParagraph"/>
        <w:numPr>
          <w:ilvl w:val="1"/>
          <w:numId w:val="5"/>
        </w:numPr>
        <w:rPr>
          <w:b/>
          <w:bCs/>
        </w:rPr>
      </w:pPr>
      <w:r>
        <w:t>K-fold cross validation mechanism</w:t>
      </w:r>
    </w:p>
    <w:p w14:paraId="2D97EDF5" w14:textId="77777777" w:rsidR="0051287E" w:rsidRDefault="004D675C" w:rsidP="0068246C">
      <w:pPr>
        <w:pStyle w:val="ListParagraph"/>
        <w:numPr>
          <w:ilvl w:val="0"/>
          <w:numId w:val="5"/>
        </w:numPr>
      </w:pPr>
      <w:hyperlink r:id="rId39" w:anchor="sklearn.ensemble.RandomForestRegressor" w:history="1">
        <w:r w:rsidR="0051287E" w:rsidRPr="00DF6901">
          <w:rPr>
            <w:rStyle w:val="Hyperlink"/>
          </w:rPr>
          <w:t>https://scikit-learn.org/stable/modules/generated/sklearn.ensemble.RandomForestRegressor.html#sklearn.ensemble.RandomForestRegressor</w:t>
        </w:r>
      </w:hyperlink>
      <w:r w:rsidR="0051287E">
        <w:t xml:space="preserve"> </w:t>
      </w:r>
    </w:p>
    <w:p w14:paraId="4D436574" w14:textId="60C0421A" w:rsidR="0051287E" w:rsidRPr="0051287E" w:rsidRDefault="0051287E" w:rsidP="0068246C">
      <w:pPr>
        <w:pStyle w:val="ListParagraph"/>
        <w:numPr>
          <w:ilvl w:val="1"/>
          <w:numId w:val="5"/>
        </w:numPr>
        <w:rPr>
          <w:b/>
          <w:bCs/>
        </w:rPr>
      </w:pPr>
      <w:r>
        <w:t xml:space="preserve">Scikit learn random forest </w:t>
      </w:r>
    </w:p>
    <w:p w14:paraId="0DB9BC5A" w14:textId="77777777" w:rsidR="0051287E" w:rsidRDefault="004D675C" w:rsidP="0068246C">
      <w:pPr>
        <w:pStyle w:val="ListParagraph"/>
        <w:numPr>
          <w:ilvl w:val="0"/>
          <w:numId w:val="5"/>
        </w:numPr>
      </w:pPr>
      <w:hyperlink r:id="rId40" w:history="1">
        <w:r w:rsidR="0051287E" w:rsidRPr="00DF6901">
          <w:rPr>
            <w:rStyle w:val="Hyperlink"/>
          </w:rPr>
          <w:t>https://xgboost.readthedocs.io/en/stable/parameter.html</w:t>
        </w:r>
      </w:hyperlink>
      <w:r w:rsidR="0051287E">
        <w:t xml:space="preserve"> </w:t>
      </w:r>
    </w:p>
    <w:p w14:paraId="6D3B0EF5" w14:textId="358938B3" w:rsidR="0051287E" w:rsidRPr="00C56CF2" w:rsidRDefault="0051287E" w:rsidP="0068246C">
      <w:pPr>
        <w:pStyle w:val="ListParagraph"/>
        <w:numPr>
          <w:ilvl w:val="1"/>
          <w:numId w:val="5"/>
        </w:numPr>
        <w:rPr>
          <w:b/>
          <w:bCs/>
        </w:rPr>
      </w:pPr>
      <w:proofErr w:type="spellStart"/>
      <w:r>
        <w:t>Xgboost</w:t>
      </w:r>
      <w:proofErr w:type="spellEnd"/>
      <w:r>
        <w:t xml:space="preserve"> </w:t>
      </w:r>
    </w:p>
    <w:p w14:paraId="050047B7" w14:textId="77777777" w:rsidR="00C56CF2" w:rsidRDefault="004D675C" w:rsidP="0068246C">
      <w:pPr>
        <w:pStyle w:val="ListParagraph"/>
        <w:numPr>
          <w:ilvl w:val="0"/>
          <w:numId w:val="5"/>
        </w:numPr>
      </w:pPr>
      <w:hyperlink r:id="rId41" w:history="1">
        <w:r w:rsidR="00C56CF2" w:rsidRPr="00DF6901">
          <w:rPr>
            <w:rStyle w:val="Hyperlink"/>
          </w:rPr>
          <w:t>https://lightgbm.readthedocs.io/en/latest/Parameters.html</w:t>
        </w:r>
      </w:hyperlink>
      <w:r w:rsidR="00C56CF2">
        <w:t xml:space="preserve"> </w:t>
      </w:r>
    </w:p>
    <w:p w14:paraId="54C0D6E1" w14:textId="1E6F48F3" w:rsidR="00C56CF2" w:rsidRPr="0051287E" w:rsidRDefault="0051287E" w:rsidP="0068246C">
      <w:pPr>
        <w:pStyle w:val="ListParagraph"/>
        <w:numPr>
          <w:ilvl w:val="1"/>
          <w:numId w:val="5"/>
        </w:numPr>
      </w:pPr>
      <w:proofErr w:type="spellStart"/>
      <w:r>
        <w:t>Lightgbm</w:t>
      </w:r>
      <w:proofErr w:type="spellEnd"/>
      <w:r>
        <w:t xml:space="preserve"> </w:t>
      </w:r>
    </w:p>
    <w:p w14:paraId="7014EC56" w14:textId="4D95481E" w:rsidR="00EA6390" w:rsidRDefault="004D675C" w:rsidP="0068246C">
      <w:pPr>
        <w:pStyle w:val="ListParagraph"/>
        <w:numPr>
          <w:ilvl w:val="0"/>
          <w:numId w:val="5"/>
        </w:numPr>
        <w:rPr>
          <w:b/>
          <w:bCs/>
        </w:rPr>
      </w:pPr>
      <w:hyperlink r:id="rId42" w:history="1">
        <w:r w:rsidR="00A57307" w:rsidRPr="00610F4A">
          <w:rPr>
            <w:rStyle w:val="Hyperlink"/>
            <w:b/>
            <w:bCs/>
          </w:rPr>
          <w:t>https://dl.acm.org/doi/10.1145/3292500.3330701</w:t>
        </w:r>
      </w:hyperlink>
    </w:p>
    <w:p w14:paraId="6538ED0A" w14:textId="20FE315F" w:rsidR="00A57307" w:rsidRDefault="00A57307" w:rsidP="0068246C">
      <w:pPr>
        <w:pStyle w:val="ListParagraph"/>
        <w:numPr>
          <w:ilvl w:val="1"/>
          <w:numId w:val="5"/>
        </w:numPr>
      </w:pPr>
      <w:r w:rsidRPr="00A57307">
        <w:t xml:space="preserve">Optuna </w:t>
      </w:r>
    </w:p>
    <w:p w14:paraId="4D673907" w14:textId="77777777" w:rsidR="00B205D5" w:rsidRDefault="004D675C" w:rsidP="0068246C">
      <w:pPr>
        <w:pStyle w:val="ListParagraph"/>
        <w:numPr>
          <w:ilvl w:val="0"/>
          <w:numId w:val="5"/>
        </w:numPr>
      </w:pPr>
      <w:hyperlink r:id="rId43" w:history="1">
        <w:r w:rsidR="00B205D5" w:rsidRPr="00610F4A">
          <w:rPr>
            <w:rStyle w:val="Hyperlink"/>
          </w:rPr>
          <w:t>https://pmc.ncbi.nlm.nih.gov/articles/PMC10298658/</w:t>
        </w:r>
      </w:hyperlink>
      <w:r w:rsidR="00B205D5">
        <w:t xml:space="preserve"> </w:t>
      </w:r>
    </w:p>
    <w:p w14:paraId="163F502D" w14:textId="42ED1964" w:rsidR="00A57307" w:rsidRDefault="00B205D5" w:rsidP="0068246C">
      <w:pPr>
        <w:pStyle w:val="ListParagraph"/>
        <w:numPr>
          <w:ilvl w:val="1"/>
          <w:numId w:val="5"/>
        </w:numPr>
      </w:pPr>
      <w:r>
        <w:t xml:space="preserve">Ensemble methods review </w:t>
      </w:r>
    </w:p>
    <w:p w14:paraId="4AE409A4" w14:textId="299780DA" w:rsidR="009D7E1A" w:rsidRDefault="004D675C" w:rsidP="0068246C">
      <w:pPr>
        <w:pStyle w:val="ListParagraph"/>
        <w:numPr>
          <w:ilvl w:val="0"/>
          <w:numId w:val="5"/>
        </w:numPr>
      </w:pPr>
      <w:hyperlink r:id="rId44" w:history="1">
        <w:r w:rsidR="009D7E1A" w:rsidRPr="00610F4A">
          <w:rPr>
            <w:rStyle w:val="Hyperlink"/>
          </w:rPr>
          <w:t>https://scikit-learn.org/stable/modules/generated/sklearn.model_selection.train_test_split.html</w:t>
        </w:r>
      </w:hyperlink>
    </w:p>
    <w:p w14:paraId="0CE3C404" w14:textId="17FC30DB" w:rsidR="009D7E1A" w:rsidRDefault="009D7E1A" w:rsidP="0068246C">
      <w:pPr>
        <w:pStyle w:val="ListParagraph"/>
        <w:numPr>
          <w:ilvl w:val="1"/>
          <w:numId w:val="5"/>
        </w:numPr>
      </w:pPr>
      <w:r>
        <w:t>Train test split method</w:t>
      </w:r>
    </w:p>
    <w:p w14:paraId="32DA2557" w14:textId="36F01F5D" w:rsidR="00F01156" w:rsidRDefault="004D675C" w:rsidP="0068246C">
      <w:pPr>
        <w:pStyle w:val="ListParagraph"/>
        <w:numPr>
          <w:ilvl w:val="0"/>
          <w:numId w:val="5"/>
        </w:numPr>
      </w:pPr>
      <w:hyperlink r:id="rId45" w:history="1">
        <w:r w:rsidR="00F01156" w:rsidRPr="00610F4A">
          <w:rPr>
            <w:rStyle w:val="Hyperlink"/>
          </w:rPr>
          <w:t>https://scikit-learn.org/stable/modules/generated/sklearn.linear_model.ElasticNet.html</w:t>
        </w:r>
      </w:hyperlink>
    </w:p>
    <w:p w14:paraId="3971CC03" w14:textId="41ADD8BF" w:rsidR="00F01156" w:rsidRDefault="00F01156" w:rsidP="0068246C">
      <w:pPr>
        <w:pStyle w:val="ListParagraph"/>
        <w:numPr>
          <w:ilvl w:val="1"/>
          <w:numId w:val="5"/>
        </w:numPr>
      </w:pPr>
      <w:r>
        <w:t xml:space="preserve">Elastic net </w:t>
      </w:r>
    </w:p>
    <w:p w14:paraId="304D0FB0" w14:textId="5E1A91A2" w:rsidR="00F01156" w:rsidRDefault="004D675C" w:rsidP="0068246C">
      <w:pPr>
        <w:pStyle w:val="ListParagraph"/>
        <w:numPr>
          <w:ilvl w:val="0"/>
          <w:numId w:val="5"/>
        </w:numPr>
      </w:pPr>
      <w:hyperlink r:id="rId46" w:anchor="sklearn.svm.SVR" w:history="1">
        <w:r w:rsidR="00F01156" w:rsidRPr="00610F4A">
          <w:rPr>
            <w:rStyle w:val="Hyperlink"/>
          </w:rPr>
          <w:t>https://scikit-learn.org/stable/modules/generated/sklearn.svm.SVR.html#sklearn.svm.SVR</w:t>
        </w:r>
      </w:hyperlink>
    </w:p>
    <w:p w14:paraId="006650C3" w14:textId="4178545B" w:rsidR="00F01156" w:rsidRDefault="00F01156" w:rsidP="0068246C">
      <w:pPr>
        <w:pStyle w:val="ListParagraph"/>
        <w:numPr>
          <w:ilvl w:val="1"/>
          <w:numId w:val="5"/>
        </w:numPr>
      </w:pPr>
      <w:r>
        <w:t>Support vector regressor</w:t>
      </w:r>
    </w:p>
    <w:p w14:paraId="7F60AB1D" w14:textId="77777777" w:rsidR="00AA6A6E" w:rsidRDefault="004D675C" w:rsidP="0068246C">
      <w:pPr>
        <w:pStyle w:val="ListParagraph"/>
        <w:numPr>
          <w:ilvl w:val="0"/>
          <w:numId w:val="5"/>
        </w:numPr>
      </w:pPr>
      <w:hyperlink r:id="rId47" w:history="1">
        <w:r w:rsidR="00AA6A6E" w:rsidRPr="00610F4A">
          <w:rPr>
            <w:rStyle w:val="Hyperlink"/>
          </w:rPr>
          <w:t>https://academic.oup.com/jrsssb/article/67/2/301/7109482</w:t>
        </w:r>
      </w:hyperlink>
    </w:p>
    <w:p w14:paraId="3A91835A" w14:textId="77777777" w:rsidR="00AA6A6E" w:rsidRDefault="00AA6A6E" w:rsidP="0068246C">
      <w:pPr>
        <w:pStyle w:val="ListParagraph"/>
        <w:numPr>
          <w:ilvl w:val="1"/>
          <w:numId w:val="5"/>
        </w:numPr>
      </w:pPr>
      <w:r>
        <w:t xml:space="preserve">Elastic net </w:t>
      </w:r>
    </w:p>
    <w:p w14:paraId="7B68EB48" w14:textId="77777777" w:rsidR="00AA6A6E" w:rsidRDefault="004D675C" w:rsidP="0068246C">
      <w:pPr>
        <w:pStyle w:val="ListParagraph"/>
        <w:numPr>
          <w:ilvl w:val="0"/>
          <w:numId w:val="5"/>
        </w:numPr>
      </w:pPr>
      <w:hyperlink r:id="rId48" w:history="1">
        <w:r w:rsidR="00AA6A6E" w:rsidRPr="00610F4A">
          <w:rPr>
            <w:rStyle w:val="Hyperlink"/>
          </w:rPr>
          <w:t>file:///Users/rosalitarosenberg/Downloads/B_STCO.0000035301.49549.88.pdf</w:t>
        </w:r>
      </w:hyperlink>
    </w:p>
    <w:p w14:paraId="03173653" w14:textId="77777777" w:rsidR="00AA6A6E" w:rsidRDefault="00AA6A6E" w:rsidP="0068246C">
      <w:pPr>
        <w:pStyle w:val="ListParagraph"/>
        <w:numPr>
          <w:ilvl w:val="1"/>
          <w:numId w:val="5"/>
        </w:numPr>
      </w:pPr>
      <w:r>
        <w:t xml:space="preserve">A tutorial on support vector regression </w:t>
      </w:r>
    </w:p>
    <w:p w14:paraId="2C8BC9B9" w14:textId="77777777" w:rsidR="00AA6A6E" w:rsidRDefault="00AA6A6E" w:rsidP="0068246C">
      <w:pPr>
        <w:pStyle w:val="ListParagraph"/>
        <w:numPr>
          <w:ilvl w:val="1"/>
          <w:numId w:val="5"/>
        </w:numPr>
      </w:pPr>
      <w:proofErr w:type="spellStart"/>
      <w:r>
        <w:t>Smola</w:t>
      </w:r>
      <w:proofErr w:type="spellEnd"/>
      <w:r>
        <w:t xml:space="preserve"> and </w:t>
      </w:r>
      <w:proofErr w:type="spellStart"/>
      <w:r>
        <w:t>Sch¨olkopf</w:t>
      </w:r>
      <w:proofErr w:type="spellEnd"/>
    </w:p>
    <w:p w14:paraId="6CB79B72" w14:textId="77777777" w:rsidR="00CC6892" w:rsidRDefault="004D675C" w:rsidP="0068246C">
      <w:pPr>
        <w:pStyle w:val="ListParagraph"/>
        <w:numPr>
          <w:ilvl w:val="0"/>
          <w:numId w:val="5"/>
        </w:numPr>
      </w:pPr>
      <w:hyperlink r:id="rId49" w:anchor="Abs1" w:history="1">
        <w:r w:rsidR="00CC6892" w:rsidRPr="00610F4A">
          <w:rPr>
            <w:rStyle w:val="Hyperlink"/>
          </w:rPr>
          <w:t>https://www.nature.com/articles/s41598-024-71934-x#Abs1</w:t>
        </w:r>
      </w:hyperlink>
      <w:r w:rsidR="00CC6892">
        <w:t xml:space="preserve"> </w:t>
      </w:r>
      <w:r w:rsidR="00CC6892" w:rsidRPr="00850637">
        <w:rPr>
          <w:noProof/>
        </w:rPr>
        <w:t xml:space="preserve"> </w:t>
      </w:r>
    </w:p>
    <w:p w14:paraId="17890A66" w14:textId="794B0089" w:rsidR="00AA6A6E" w:rsidRDefault="00CC6892" w:rsidP="0068246C">
      <w:pPr>
        <w:pStyle w:val="ListParagraph"/>
        <w:numPr>
          <w:ilvl w:val="1"/>
          <w:numId w:val="5"/>
        </w:numPr>
      </w:pPr>
      <w:r>
        <w:t xml:space="preserve">Ensemble </w:t>
      </w:r>
      <w:r w:rsidR="0068246C">
        <w:t>article with high performance from DT based methods</w:t>
      </w:r>
    </w:p>
    <w:p w14:paraId="330D007A" w14:textId="77777777" w:rsidR="0045380B" w:rsidRDefault="004D675C" w:rsidP="0045380B">
      <w:pPr>
        <w:pStyle w:val="ListParagraph"/>
        <w:numPr>
          <w:ilvl w:val="0"/>
          <w:numId w:val="5"/>
        </w:numPr>
        <w:jc w:val="both"/>
      </w:pPr>
      <w:hyperlink r:id="rId50" w:history="1">
        <w:r w:rsidR="0045380B" w:rsidRPr="00610F4A">
          <w:rPr>
            <w:rStyle w:val="Hyperlink"/>
          </w:rPr>
          <w:t>https://www.who.int/data/gho/data/indicators/indicator-details/GHO/maternal-mortality-ratio-(per-100-000-live-births)</w:t>
        </w:r>
      </w:hyperlink>
      <w:r w:rsidR="0045380B">
        <w:t xml:space="preserve"> </w:t>
      </w:r>
    </w:p>
    <w:p w14:paraId="0F094E83" w14:textId="66A91668" w:rsidR="0045380B" w:rsidRDefault="0045380B" w:rsidP="0045380B">
      <w:pPr>
        <w:pStyle w:val="ListParagraph"/>
        <w:numPr>
          <w:ilvl w:val="1"/>
          <w:numId w:val="5"/>
        </w:numPr>
        <w:jc w:val="both"/>
      </w:pPr>
      <w:r>
        <w:t xml:space="preserve">UN MMEIG data </w:t>
      </w:r>
    </w:p>
    <w:p w14:paraId="14D81978" w14:textId="77777777" w:rsidR="0045380B" w:rsidRDefault="0045380B" w:rsidP="0045380B">
      <w:pPr>
        <w:pStyle w:val="ListParagraph"/>
        <w:numPr>
          <w:ilvl w:val="0"/>
          <w:numId w:val="5"/>
        </w:numPr>
        <w:jc w:val="both"/>
      </w:pPr>
      <w:r>
        <w:t>Global Burden of Disease Collaborative Network.</w:t>
      </w:r>
    </w:p>
    <w:p w14:paraId="4155DF92" w14:textId="77777777" w:rsidR="0045380B" w:rsidRDefault="0045380B" w:rsidP="0045380B">
      <w:pPr>
        <w:pStyle w:val="ListParagraph"/>
        <w:numPr>
          <w:ilvl w:val="1"/>
          <w:numId w:val="5"/>
        </w:numPr>
        <w:jc w:val="both"/>
      </w:pPr>
      <w:r>
        <w:t>Global Burden of Disease Study 2021 (GBD 2021) Results.</w:t>
      </w:r>
    </w:p>
    <w:p w14:paraId="166EA8C0" w14:textId="77777777" w:rsidR="0045380B" w:rsidRDefault="0045380B" w:rsidP="0045380B">
      <w:pPr>
        <w:pStyle w:val="ListParagraph"/>
        <w:numPr>
          <w:ilvl w:val="1"/>
          <w:numId w:val="5"/>
        </w:numPr>
        <w:jc w:val="both"/>
      </w:pPr>
      <w:r>
        <w:t>Seattle, United States: Institute for Health Metrics and Evaluation (IHME), 2022.</w:t>
      </w:r>
    </w:p>
    <w:p w14:paraId="2E4C96E2" w14:textId="77777777" w:rsidR="0045380B" w:rsidRDefault="0045380B" w:rsidP="0045380B">
      <w:pPr>
        <w:pStyle w:val="ListParagraph"/>
        <w:numPr>
          <w:ilvl w:val="1"/>
          <w:numId w:val="5"/>
        </w:numPr>
        <w:jc w:val="both"/>
      </w:pPr>
      <w:r>
        <w:t xml:space="preserve">Available from </w:t>
      </w:r>
      <w:hyperlink r:id="rId51" w:history="1">
        <w:r w:rsidRPr="00610F4A">
          <w:rPr>
            <w:rStyle w:val="Hyperlink"/>
          </w:rPr>
          <w:t>https://vizhub.healthdata.org/gbd-results/</w:t>
        </w:r>
      </w:hyperlink>
      <w:r>
        <w:t>.</w:t>
      </w:r>
    </w:p>
    <w:p w14:paraId="4B451A5E" w14:textId="77777777" w:rsidR="0045380B" w:rsidRDefault="0045380B" w:rsidP="0045380B">
      <w:pPr>
        <w:pStyle w:val="ListParagraph"/>
        <w:numPr>
          <w:ilvl w:val="0"/>
          <w:numId w:val="5"/>
        </w:numPr>
        <w:jc w:val="both"/>
      </w:pPr>
      <w:r>
        <w:rPr>
          <w:rFonts w:ascii="Helvetica Neue" w:hAnsi="Helvetica Neue"/>
          <w:color w:val="333333"/>
          <w:sz w:val="21"/>
          <w:szCs w:val="21"/>
          <w:shd w:val="clear" w:color="auto" w:fill="ECF6FB"/>
        </w:rPr>
        <w:t>Ward, Zachary, 2023, "Simulation Results: Global, regional, and country-level maternal mortality by cause, 1990-2050", </w:t>
      </w:r>
      <w:hyperlink r:id="rId52" w:tgtFrame="_blank" w:history="1">
        <w:r>
          <w:rPr>
            <w:rStyle w:val="Hyperlink"/>
            <w:rFonts w:ascii="Helvetica Neue" w:eastAsiaTheme="majorEastAsia" w:hAnsi="Helvetica Neue"/>
            <w:color w:val="3174AF"/>
            <w:sz w:val="21"/>
            <w:szCs w:val="21"/>
            <w:shd w:val="clear" w:color="auto" w:fill="ECF6FB"/>
          </w:rPr>
          <w:t>https://doi.org/10.7910/DVN/UBGY9P</w:t>
        </w:r>
      </w:hyperlink>
      <w:r>
        <w:rPr>
          <w:rFonts w:ascii="Helvetica Neue" w:hAnsi="Helvetica Neue"/>
          <w:color w:val="333333"/>
          <w:sz w:val="21"/>
          <w:szCs w:val="21"/>
          <w:shd w:val="clear" w:color="auto" w:fill="ECF6FB"/>
        </w:rPr>
        <w:t>, Harvard Dataverse, V1, UNF:6:YbDwFpLTGF39vO7onL7qww== [</w:t>
      </w:r>
      <w:proofErr w:type="spellStart"/>
      <w:r>
        <w:rPr>
          <w:rFonts w:ascii="Helvetica Neue" w:hAnsi="Helvetica Neue"/>
          <w:color w:val="333333"/>
          <w:sz w:val="21"/>
          <w:szCs w:val="21"/>
          <w:shd w:val="clear" w:color="auto" w:fill="ECF6FB"/>
        </w:rPr>
        <w:t>fileUNF</w:t>
      </w:r>
      <w:proofErr w:type="spellEnd"/>
      <w:r>
        <w:rPr>
          <w:rFonts w:ascii="Helvetica Neue" w:hAnsi="Helvetica Neue"/>
          <w:color w:val="333333"/>
          <w:sz w:val="21"/>
          <w:szCs w:val="21"/>
          <w:shd w:val="clear" w:color="auto" w:fill="ECF6FB"/>
        </w:rPr>
        <w:t>]</w:t>
      </w:r>
    </w:p>
    <w:p w14:paraId="48DE105C" w14:textId="364EE673" w:rsidR="005F648E" w:rsidRDefault="004D675C" w:rsidP="005F648E">
      <w:pPr>
        <w:pStyle w:val="ListParagraph"/>
        <w:numPr>
          <w:ilvl w:val="0"/>
          <w:numId w:val="5"/>
        </w:numPr>
      </w:pPr>
      <w:hyperlink r:id="rId53" w:history="1">
        <w:r w:rsidR="005F648E" w:rsidRPr="00610F4A">
          <w:rPr>
            <w:rStyle w:val="Hyperlink"/>
          </w:rPr>
          <w:t>https://genderdata.worldbank.org/en/indicator/sh-sta-mmrt?estimate=National</w:t>
        </w:r>
      </w:hyperlink>
      <w:r w:rsidR="005F648E">
        <w:t xml:space="preserve"> </w:t>
      </w:r>
    </w:p>
    <w:p w14:paraId="10ACD523" w14:textId="1FA2F001" w:rsidR="005F648E" w:rsidRDefault="005F648E" w:rsidP="005F648E">
      <w:pPr>
        <w:pStyle w:val="ListParagraph"/>
        <w:numPr>
          <w:ilvl w:val="1"/>
          <w:numId w:val="5"/>
        </w:numPr>
      </w:pPr>
      <w:proofErr w:type="spellStart"/>
      <w:r>
        <w:t>Mmr</w:t>
      </w:r>
      <w:proofErr w:type="spellEnd"/>
      <w:r>
        <w:t xml:space="preserve"> data </w:t>
      </w:r>
    </w:p>
    <w:p w14:paraId="5CBCE79E" w14:textId="77777777" w:rsidR="005F648E" w:rsidRDefault="004D675C" w:rsidP="005F648E">
      <w:pPr>
        <w:pStyle w:val="ListParagraph"/>
        <w:numPr>
          <w:ilvl w:val="0"/>
          <w:numId w:val="5"/>
        </w:numPr>
      </w:pPr>
      <w:hyperlink r:id="rId54" w:anchor="idAllIndicators" w:history="1">
        <w:r w:rsidR="005F648E" w:rsidRPr="00D75DB9">
          <w:rPr>
            <w:rStyle w:val="Hyperlink"/>
          </w:rPr>
          <w:t>https://genderdata.worldbank.org/en/topics/health#idAllIndicators</w:t>
        </w:r>
      </w:hyperlink>
      <w:r w:rsidR="005F648E">
        <w:t xml:space="preserve"> </w:t>
      </w:r>
    </w:p>
    <w:p w14:paraId="70B31587" w14:textId="42A32BA9" w:rsidR="00EE7463" w:rsidRDefault="00EE7463" w:rsidP="00EE7463">
      <w:pPr>
        <w:pStyle w:val="ListParagraph"/>
        <w:numPr>
          <w:ilvl w:val="1"/>
          <w:numId w:val="5"/>
        </w:numPr>
      </w:pPr>
      <w:r>
        <w:t>World bank data</w:t>
      </w:r>
    </w:p>
    <w:p w14:paraId="0F6E4619" w14:textId="1D3E4883" w:rsidR="00BB767A" w:rsidRDefault="004D675C" w:rsidP="005F648E">
      <w:pPr>
        <w:pStyle w:val="ListParagraph"/>
        <w:numPr>
          <w:ilvl w:val="0"/>
          <w:numId w:val="5"/>
        </w:numPr>
      </w:pPr>
      <w:hyperlink r:id="rId55" w:anchor="swper" w:history="1">
        <w:r w:rsidR="00EE7463" w:rsidRPr="00610F4A">
          <w:rPr>
            <w:rStyle w:val="Hyperlink"/>
          </w:rPr>
          <w:t>https://www.who.int/data/sets/health-inequality-monitor-dataset#swper</w:t>
        </w:r>
      </w:hyperlink>
      <w:r w:rsidR="00EE7463">
        <w:t xml:space="preserve"> </w:t>
      </w:r>
    </w:p>
    <w:p w14:paraId="169C499D" w14:textId="6AC79F90" w:rsidR="00EE7463" w:rsidRDefault="00EE7463" w:rsidP="00EE7463">
      <w:pPr>
        <w:pStyle w:val="ListParagraph"/>
        <w:numPr>
          <w:ilvl w:val="1"/>
          <w:numId w:val="5"/>
        </w:numPr>
      </w:pPr>
      <w:r>
        <w:t>Empowerment data</w:t>
      </w:r>
    </w:p>
    <w:p w14:paraId="0169A0DE" w14:textId="20649BDE" w:rsidR="00EE7463" w:rsidRDefault="004D675C" w:rsidP="00EE7463">
      <w:pPr>
        <w:pStyle w:val="ListParagraph"/>
        <w:numPr>
          <w:ilvl w:val="0"/>
          <w:numId w:val="5"/>
        </w:numPr>
      </w:pPr>
      <w:hyperlink r:id="rId56" w:anchor="wb" w:history="1">
        <w:r w:rsidR="00EE7463" w:rsidRPr="00610F4A">
          <w:rPr>
            <w:rStyle w:val="Hyperlink"/>
          </w:rPr>
          <w:t>https://www.who.int/data/sets/health-inequality-monitor-dataset#wb</w:t>
        </w:r>
      </w:hyperlink>
    </w:p>
    <w:p w14:paraId="4DDC900B" w14:textId="07D1669B" w:rsidR="00EE7463" w:rsidRDefault="00EE7463" w:rsidP="00EE7463">
      <w:pPr>
        <w:pStyle w:val="ListParagraph"/>
        <w:numPr>
          <w:ilvl w:val="1"/>
          <w:numId w:val="5"/>
        </w:numPr>
      </w:pPr>
      <w:r>
        <w:t>Health determinants data (mostly economic)</w:t>
      </w:r>
    </w:p>
    <w:p w14:paraId="3DD51D73" w14:textId="75686071" w:rsidR="00383EEB" w:rsidRDefault="004D675C" w:rsidP="00383EEB">
      <w:pPr>
        <w:pStyle w:val="ListParagraph"/>
        <w:numPr>
          <w:ilvl w:val="0"/>
          <w:numId w:val="5"/>
        </w:numPr>
      </w:pPr>
      <w:hyperlink r:id="rId57" w:anchor="ihme-gbd" w:history="1">
        <w:r w:rsidR="00383EEB" w:rsidRPr="00610F4A">
          <w:rPr>
            <w:rStyle w:val="Hyperlink"/>
          </w:rPr>
          <w:t>https://www.who.int/data/sets/health-inequality-monitor-dataset#ihme-gbd</w:t>
        </w:r>
      </w:hyperlink>
    </w:p>
    <w:p w14:paraId="153D61F2" w14:textId="7018DB26" w:rsidR="005B2682" w:rsidRDefault="00383EEB" w:rsidP="005B2682">
      <w:pPr>
        <w:pStyle w:val="ListParagraph"/>
        <w:numPr>
          <w:ilvl w:val="1"/>
          <w:numId w:val="5"/>
        </w:numPr>
      </w:pPr>
      <w:r>
        <w:t>Illness prevalence data</w:t>
      </w:r>
    </w:p>
    <w:p w14:paraId="76D4FC14" w14:textId="403848D3" w:rsidR="00203B5A" w:rsidRPr="00203B5A" w:rsidRDefault="004D675C" w:rsidP="00203B5A">
      <w:pPr>
        <w:pStyle w:val="ListParagraph"/>
        <w:numPr>
          <w:ilvl w:val="0"/>
          <w:numId w:val="5"/>
        </w:numPr>
        <w:shd w:val="clear" w:color="auto" w:fill="FFFFFF"/>
        <w:spacing w:line="270" w:lineRule="atLeast"/>
        <w:rPr>
          <w:rFonts w:ascii="Menlo" w:hAnsi="Menlo" w:cs="Menlo"/>
          <w:color w:val="000000"/>
          <w:sz w:val="18"/>
          <w:szCs w:val="18"/>
        </w:rPr>
      </w:pPr>
      <w:hyperlink r:id="rId58" w:anchor="gho" w:history="1">
        <w:r w:rsidR="00203B5A" w:rsidRPr="00610F4A">
          <w:rPr>
            <w:rStyle w:val="Hyperlink"/>
            <w:rFonts w:ascii="Menlo" w:hAnsi="Menlo" w:cs="Menlo"/>
            <w:sz w:val="18"/>
            <w:szCs w:val="18"/>
          </w:rPr>
          <w:t>https://www.who.int/data/sets/health-inequality-monitor-dataset#gho</w:t>
        </w:r>
      </w:hyperlink>
      <w:r w:rsidR="00203B5A">
        <w:rPr>
          <w:rFonts w:ascii="Menlo" w:hAnsi="Menlo" w:cs="Menlo"/>
          <w:color w:val="008000"/>
          <w:sz w:val="18"/>
          <w:szCs w:val="18"/>
        </w:rPr>
        <w:t xml:space="preserve"> </w:t>
      </w:r>
    </w:p>
    <w:p w14:paraId="6FE1B484" w14:textId="1C5A1086" w:rsidR="00203B5A" w:rsidRDefault="00203B5A" w:rsidP="00203B5A">
      <w:pPr>
        <w:pStyle w:val="ListParagraph"/>
        <w:numPr>
          <w:ilvl w:val="1"/>
          <w:numId w:val="5"/>
        </w:numPr>
      </w:pPr>
      <w:r>
        <w:t>Income level data</w:t>
      </w:r>
    </w:p>
    <w:p w14:paraId="5F287AC4" w14:textId="2EFAAB30" w:rsidR="00BE219F" w:rsidRDefault="004D675C" w:rsidP="00BE219F">
      <w:pPr>
        <w:pStyle w:val="ListParagraph"/>
        <w:numPr>
          <w:ilvl w:val="0"/>
          <w:numId w:val="5"/>
        </w:numPr>
      </w:pPr>
      <w:hyperlink r:id="rId59" w:history="1">
        <w:r w:rsidR="00BE219F" w:rsidRPr="00610F4A">
          <w:rPr>
            <w:rStyle w:val="Hyperlink"/>
          </w:rPr>
          <w:t>https://www.iban.com/country-codes</w:t>
        </w:r>
      </w:hyperlink>
      <w:r w:rsidR="00BE219F">
        <w:t>].</w:t>
      </w:r>
    </w:p>
    <w:p w14:paraId="71674A9A" w14:textId="25D5F25F" w:rsidR="00BE219F" w:rsidRDefault="00BE219F" w:rsidP="00BE219F">
      <w:pPr>
        <w:pStyle w:val="ListParagraph"/>
        <w:numPr>
          <w:ilvl w:val="1"/>
          <w:numId w:val="5"/>
        </w:numPr>
      </w:pPr>
      <w:r>
        <w:t>ISO3 codes</w:t>
      </w:r>
    </w:p>
    <w:p w14:paraId="2FD07E59" w14:textId="6C8BF186" w:rsidR="00893C24" w:rsidRPr="00383EEB" w:rsidRDefault="004D675C" w:rsidP="00893C24">
      <w:pPr>
        <w:pStyle w:val="ListParagraph"/>
        <w:numPr>
          <w:ilvl w:val="0"/>
          <w:numId w:val="5"/>
        </w:numPr>
      </w:pPr>
      <w:hyperlink r:id="rId60" w:history="1">
        <w:r w:rsidR="00893C24" w:rsidRPr="00D75DB9">
          <w:rPr>
            <w:rStyle w:val="Hyperlink"/>
          </w:rPr>
          <w:t>https://link.springer.com/article/10.1007/s42979-022-01249-z</w:t>
        </w:r>
      </w:hyperlink>
    </w:p>
    <w:sectPr w:rsidR="00893C24" w:rsidRPr="00383EE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Minh Bui" w:date="2025-10-14T11:35:00Z" w:initials="MB">
    <w:p w14:paraId="72CDED28" w14:textId="77777777" w:rsidR="00F779CA" w:rsidRDefault="00F779CA" w:rsidP="00F779CA">
      <w:r>
        <w:rPr>
          <w:rStyle w:val="CommentReference"/>
        </w:rPr>
        <w:annotationRef/>
      </w:r>
      <w:r>
        <w:rPr>
          <w:color w:val="000000"/>
          <w:sz w:val="20"/>
          <w:szCs w:val="20"/>
        </w:rPr>
        <w:t>Please add a section explaining this overview figure -&gt; top-down approach</w:t>
      </w:r>
    </w:p>
  </w:comment>
  <w:comment w:id="96" w:author="Minh Bui" w:date="2025-10-14T11:36:00Z" w:initials="MB">
    <w:p w14:paraId="04CCFD69" w14:textId="77777777" w:rsidR="0034447C" w:rsidRDefault="0034447C" w:rsidP="0034447C">
      <w:r>
        <w:rPr>
          <w:rStyle w:val="CommentReference"/>
        </w:rPr>
        <w:annotationRef/>
      </w:r>
      <w:r>
        <w:rPr>
          <w:color w:val="000000"/>
          <w:sz w:val="20"/>
          <w:szCs w:val="20"/>
        </w:rPr>
        <w:t>Any reason why America is displayed for CLP?</w:t>
      </w:r>
    </w:p>
  </w:comment>
  <w:comment w:id="102" w:author="Minh Bui" w:date="2025-10-14T10:03:00Z" w:initials="MB">
    <w:p w14:paraId="35FE0F86" w14:textId="3A4D42B2" w:rsidR="0023119F" w:rsidRDefault="0023119F" w:rsidP="0023119F">
      <w:r>
        <w:rPr>
          <w:rStyle w:val="CommentReference"/>
        </w:rPr>
        <w:annotationRef/>
      </w:r>
      <w:r>
        <w:rPr>
          <w:color w:val="000000"/>
          <w:sz w:val="20"/>
          <w:szCs w:val="20"/>
        </w:rPr>
        <w:t>1?</w:t>
      </w:r>
    </w:p>
  </w:comment>
  <w:comment w:id="103" w:author="Minh Bui" w:date="2025-10-14T10:01:00Z" w:initials="MB">
    <w:p w14:paraId="2BDB4F02" w14:textId="413B2483" w:rsidR="00AA02C3" w:rsidRDefault="00AA02C3" w:rsidP="00AA02C3">
      <w:r>
        <w:rPr>
          <w:rStyle w:val="CommentReference"/>
        </w:rPr>
        <w:annotationRef/>
      </w:r>
      <w:r>
        <w:rPr>
          <w:color w:val="000000"/>
          <w:sz w:val="20"/>
          <w:szCs w:val="20"/>
        </w:rPr>
        <w:t>Incomplete</w:t>
      </w:r>
    </w:p>
  </w:comment>
  <w:comment w:id="104" w:author="Minh Bui" w:date="2025-10-14T10:04:00Z" w:initials="MB">
    <w:p w14:paraId="72118C8B" w14:textId="77777777" w:rsidR="002942F5" w:rsidRDefault="002942F5" w:rsidP="002942F5">
      <w:r>
        <w:rPr>
          <w:rStyle w:val="CommentReference"/>
        </w:rPr>
        <w:annotationRef/>
      </w:r>
      <w:r>
        <w:rPr>
          <w:color w:val="000000"/>
          <w:sz w:val="20"/>
          <w:szCs w:val="20"/>
        </w:rPr>
        <w:t>Are you not using this feature for training?</w:t>
      </w:r>
    </w:p>
  </w:comment>
  <w:comment w:id="108" w:author="Minh Bui" w:date="2025-10-14T10:20:00Z" w:initials="MB">
    <w:p w14:paraId="1E95F5E3" w14:textId="77777777" w:rsidR="00CE6C0E" w:rsidRDefault="00CE6C0E" w:rsidP="00CE6C0E">
      <w:r>
        <w:rPr>
          <w:rStyle w:val="CommentReference"/>
        </w:rPr>
        <w:annotationRef/>
      </w:r>
      <w:r>
        <w:rPr>
          <w:color w:val="000000"/>
          <w:sz w:val="20"/>
          <w:szCs w:val="20"/>
        </w:rPr>
        <w:t>This low number could be a concern and a point for discussions, if training on just low income country</w:t>
      </w:r>
    </w:p>
  </w:comment>
  <w:comment w:id="109" w:author="Minh Bui" w:date="2025-10-14T10:13:00Z" w:initials="MB">
    <w:p w14:paraId="68057728" w14:textId="4115608A" w:rsidR="00F02101" w:rsidRDefault="00F02101" w:rsidP="00F02101">
      <w:r>
        <w:rPr>
          <w:rStyle w:val="CommentReference"/>
        </w:rPr>
        <w:annotationRef/>
      </w:r>
      <w:r>
        <w:rPr>
          <w:color w:val="000000"/>
          <w:sz w:val="20"/>
          <w:szCs w:val="20"/>
        </w:rPr>
        <w:t>This dot plot is hard to read, overlapping dots. Try another way</w:t>
      </w:r>
    </w:p>
  </w:comment>
  <w:comment w:id="123" w:author="Minh Bui" w:date="2025-10-14T10:16:00Z" w:initials="MB">
    <w:p w14:paraId="7D12F4FA" w14:textId="77777777" w:rsidR="00094BA9" w:rsidRDefault="00094BA9" w:rsidP="00094BA9">
      <w:r>
        <w:rPr>
          <w:rStyle w:val="CommentReference"/>
        </w:rPr>
        <w:annotationRef/>
      </w:r>
      <w:r>
        <w:rPr>
          <w:color w:val="000000"/>
          <w:sz w:val="20"/>
          <w:szCs w:val="20"/>
        </w:rPr>
        <w:t>Do we need this table?</w:t>
      </w:r>
    </w:p>
  </w:comment>
  <w:comment w:id="124" w:author="Nhung Nghiem" w:date="2025-10-11T21:19:00Z" w:initials="NN">
    <w:p w14:paraId="234DB4A3" w14:textId="793BF9D7" w:rsidR="001D5995" w:rsidRDefault="001D5995">
      <w:pPr>
        <w:pStyle w:val="CommentText"/>
      </w:pPr>
      <w:r>
        <w:rPr>
          <w:rStyle w:val="CommentReference"/>
        </w:rPr>
        <w:annotationRef/>
      </w:r>
      <w:r w:rsidRPr="735C1B0D">
        <w:t>Did you do one-hot coding for the income data?</w:t>
      </w:r>
    </w:p>
  </w:comment>
  <w:comment w:id="127" w:author="Minh Bui" w:date="2025-10-14T10:32:00Z" w:initials="MB">
    <w:p w14:paraId="6AE9DEE9" w14:textId="77777777" w:rsidR="004631EC" w:rsidRDefault="004631EC" w:rsidP="004631EC">
      <w:r>
        <w:rPr>
          <w:rStyle w:val="CommentReference"/>
        </w:rPr>
        <w:annotationRef/>
      </w:r>
      <w:r>
        <w:rPr>
          <w:color w:val="000000"/>
          <w:sz w:val="20"/>
          <w:szCs w:val="20"/>
        </w:rPr>
        <w:t>This should belong to Results</w:t>
      </w:r>
    </w:p>
  </w:comment>
  <w:comment w:id="128" w:author="Minh Bui" w:date="2025-10-14T10:41:00Z" w:initials="MB">
    <w:p w14:paraId="361DE9F4" w14:textId="77777777" w:rsidR="00DF5720" w:rsidRDefault="00DF5720" w:rsidP="00DF5720">
      <w:r>
        <w:rPr>
          <w:rStyle w:val="CommentReference"/>
        </w:rPr>
        <w:annotationRef/>
      </w:r>
      <w:r>
        <w:rPr>
          <w:color w:val="000000"/>
          <w:sz w:val="20"/>
          <w:szCs w:val="20"/>
        </w:rPr>
        <w:t>This also belongs to Results chapter</w:t>
      </w:r>
    </w:p>
  </w:comment>
  <w:comment w:id="137" w:author="Minh Bui" w:date="2025-10-14T10:50:00Z" w:initials="MB">
    <w:p w14:paraId="53DFA6B3" w14:textId="77777777" w:rsidR="000D7DDB" w:rsidRDefault="000D7DDB" w:rsidP="000D7DDB">
      <w:r>
        <w:rPr>
          <w:rStyle w:val="CommentReference"/>
        </w:rPr>
        <w:annotationRef/>
      </w:r>
      <w:r>
        <w:rPr>
          <w:color w:val="000000"/>
          <w:sz w:val="20"/>
          <w:szCs w:val="20"/>
        </w:rPr>
        <w:t>How many %?</w:t>
      </w:r>
    </w:p>
  </w:comment>
  <w:comment w:id="138" w:author="Minh Bui" w:date="2025-10-14T10:58:00Z" w:initials="MB">
    <w:p w14:paraId="09D5E939" w14:textId="77777777" w:rsidR="008A54EB" w:rsidRDefault="008A54EB" w:rsidP="008A54EB">
      <w:r>
        <w:rPr>
          <w:rStyle w:val="CommentReference"/>
        </w:rPr>
        <w:annotationRef/>
      </w:r>
      <w:r>
        <w:rPr>
          <w:color w:val="000000"/>
          <w:sz w:val="20"/>
          <w:szCs w:val="20"/>
        </w:rPr>
        <w:t>Need to explain the Figure. You can also explain directly in the text.</w:t>
      </w:r>
    </w:p>
  </w:comment>
  <w:comment w:id="139" w:author="Minh Bui" w:date="2025-10-14T10:59:00Z" w:initials="MB">
    <w:p w14:paraId="34453CC6" w14:textId="77777777" w:rsidR="0054757E" w:rsidRDefault="0054757E" w:rsidP="0054757E">
      <w:r>
        <w:rPr>
          <w:rStyle w:val="CommentReference"/>
        </w:rPr>
        <w:annotationRef/>
      </w:r>
      <w:r>
        <w:rPr>
          <w:color w:val="000000"/>
          <w:sz w:val="20"/>
          <w:szCs w:val="20"/>
        </w:rPr>
        <w:t>really?</w:t>
      </w:r>
    </w:p>
  </w:comment>
  <w:comment w:id="141" w:author="Minh Bui" w:date="2025-10-14T11:29:00Z" w:initials="MB">
    <w:p w14:paraId="5A864CDC" w14:textId="77777777" w:rsidR="009812B6" w:rsidRDefault="00A634E3" w:rsidP="009812B6">
      <w:r>
        <w:rPr>
          <w:rStyle w:val="CommentReference"/>
        </w:rPr>
        <w:annotationRef/>
      </w:r>
      <w:r w:rsidR="009812B6">
        <w:rPr>
          <w:sz w:val="20"/>
          <w:szCs w:val="20"/>
        </w:rPr>
        <w:t>Did you do this before or after train/val/test splits?</w:t>
      </w:r>
    </w:p>
  </w:comment>
  <w:comment w:id="142" w:author="Minh Bui" w:date="2025-10-14T11:23:00Z" w:initials="MB">
    <w:p w14:paraId="12071A4A" w14:textId="34FBDDE8" w:rsidR="00A34339" w:rsidRDefault="00A34339" w:rsidP="00A34339">
      <w:r>
        <w:rPr>
          <w:rStyle w:val="CommentReference"/>
        </w:rPr>
        <w:annotationRef/>
      </w:r>
      <w:r>
        <w:rPr>
          <w:color w:val="000000"/>
          <w:sz w:val="20"/>
          <w:szCs w:val="20"/>
        </w:rPr>
        <w:t>I see, I thought you only removed missing data once</w:t>
      </w:r>
    </w:p>
  </w:comment>
  <w:comment w:id="143" w:author="Minh Bui" w:date="2025-10-14T11:30:00Z" w:initials="MB">
    <w:p w14:paraId="11F3E0F9" w14:textId="77777777" w:rsidR="00713577" w:rsidRDefault="00713577" w:rsidP="00713577">
      <w:r>
        <w:rPr>
          <w:rStyle w:val="CommentReference"/>
        </w:rPr>
        <w:annotationRef/>
      </w:r>
      <w:r>
        <w:rPr>
          <w:color w:val="000000"/>
          <w:sz w:val="20"/>
          <w:szCs w:val="20"/>
        </w:rPr>
        <w:t>Again, this should belong to Results</w:t>
      </w:r>
    </w:p>
  </w:comment>
  <w:comment w:id="147" w:author="Minh Bui" w:date="2025-10-14T11:27:00Z" w:initials="MB">
    <w:p w14:paraId="7189A7E7" w14:textId="56DA5B02" w:rsidR="00785EA1" w:rsidRDefault="00785EA1" w:rsidP="00785EA1">
      <w:r>
        <w:rPr>
          <w:rStyle w:val="CommentReference"/>
        </w:rPr>
        <w:annotationRef/>
      </w:r>
      <w:r>
        <w:rPr>
          <w:color w:val="000000"/>
          <w:sz w:val="20"/>
          <w:szCs w:val="20"/>
        </w:rPr>
        <w:t>Change x-axis to be between 0 and 100</w:t>
      </w:r>
    </w:p>
  </w:comment>
  <w:comment w:id="151" w:author="Minh Bui" w:date="2025-10-14T11:33:00Z" w:initials="MB">
    <w:p w14:paraId="1F0B0F6D" w14:textId="77777777" w:rsidR="0029738C" w:rsidRDefault="0029738C" w:rsidP="0029738C">
      <w:r>
        <w:rPr>
          <w:rStyle w:val="CommentReference"/>
        </w:rPr>
        <w:annotationRef/>
      </w:r>
      <w:r>
        <w:rPr>
          <w:color w:val="000000"/>
          <w:sz w:val="20"/>
          <w:szCs w:val="20"/>
        </w:rPr>
        <w:t>Should connect your sections with the overview figure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2CDED28" w15:done="0"/>
  <w15:commentEx w15:paraId="04CCFD69" w15:done="0"/>
  <w15:commentEx w15:paraId="35FE0F86" w15:done="0"/>
  <w15:commentEx w15:paraId="2BDB4F02" w15:done="0"/>
  <w15:commentEx w15:paraId="72118C8B" w15:done="0"/>
  <w15:commentEx w15:paraId="1E95F5E3" w15:done="0"/>
  <w15:commentEx w15:paraId="68057728" w15:done="0"/>
  <w15:commentEx w15:paraId="7D12F4FA" w15:done="0"/>
  <w15:commentEx w15:paraId="234DB4A3" w15:done="1"/>
  <w15:commentEx w15:paraId="6AE9DEE9" w15:done="0"/>
  <w15:commentEx w15:paraId="361DE9F4" w15:done="0"/>
  <w15:commentEx w15:paraId="53DFA6B3" w15:done="0"/>
  <w15:commentEx w15:paraId="09D5E939" w15:done="0"/>
  <w15:commentEx w15:paraId="34453CC6" w15:done="0"/>
  <w15:commentEx w15:paraId="5A864CDC" w15:done="0"/>
  <w15:commentEx w15:paraId="12071A4A" w15:done="0"/>
  <w15:commentEx w15:paraId="11F3E0F9" w15:done="0"/>
  <w15:commentEx w15:paraId="7189A7E7" w15:done="0"/>
  <w15:commentEx w15:paraId="1F0B0F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1F85D8" w16cex:dateUtc="2025-10-14T00:35:00Z"/>
  <w16cex:commentExtensible w16cex:durableId="0EE53104" w16cex:dateUtc="2025-10-14T00:36:00Z"/>
  <w16cex:commentExtensible w16cex:durableId="64BBD6D9" w16cex:dateUtc="2025-10-13T23:03:00Z"/>
  <w16cex:commentExtensible w16cex:durableId="090C9A00" w16cex:dateUtc="2025-10-13T23:01:00Z"/>
  <w16cex:commentExtensible w16cex:durableId="31FC5BAF" w16cex:dateUtc="2025-10-13T23:04:00Z"/>
  <w16cex:commentExtensible w16cex:durableId="010563E7" w16cex:dateUtc="2025-10-13T23:20:00Z"/>
  <w16cex:commentExtensible w16cex:durableId="32864018" w16cex:dateUtc="2025-10-13T23:13:00Z"/>
  <w16cex:commentExtensible w16cex:durableId="787BFF76" w16cex:dateUtc="2025-10-13T23:16:00Z"/>
  <w16cex:commentExtensible w16cex:durableId="56DC8C2C" w16cex:dateUtc="2025-10-11T10:19:00Z"/>
  <w16cex:commentExtensible w16cex:durableId="47D4A48C" w16cex:dateUtc="2025-10-13T23:32:00Z"/>
  <w16cex:commentExtensible w16cex:durableId="1FB1D042" w16cex:dateUtc="2025-10-13T23:41:00Z"/>
  <w16cex:commentExtensible w16cex:durableId="1FD3DEEC" w16cex:dateUtc="2025-10-13T23:50:00Z"/>
  <w16cex:commentExtensible w16cex:durableId="1295AA5F" w16cex:dateUtc="2025-10-13T23:58:00Z"/>
  <w16cex:commentExtensible w16cex:durableId="604CA7FF" w16cex:dateUtc="2025-10-13T23:59:00Z"/>
  <w16cex:commentExtensible w16cex:durableId="454403F2" w16cex:dateUtc="2025-10-14T00:29:00Z"/>
  <w16cex:commentExtensible w16cex:durableId="50FC2EB1" w16cex:dateUtc="2025-10-14T00:23:00Z"/>
  <w16cex:commentExtensible w16cex:durableId="6BE85D69" w16cex:dateUtc="2025-10-14T00:30:00Z"/>
  <w16cex:commentExtensible w16cex:durableId="60E797CF" w16cex:dateUtc="2025-10-14T00:27:00Z"/>
  <w16cex:commentExtensible w16cex:durableId="3550DEA5" w16cex:dateUtc="2025-10-14T0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2CDED28" w16cid:durableId="3D1F85D8"/>
  <w16cid:commentId w16cid:paraId="04CCFD69" w16cid:durableId="0EE53104"/>
  <w16cid:commentId w16cid:paraId="35FE0F86" w16cid:durableId="64BBD6D9"/>
  <w16cid:commentId w16cid:paraId="2BDB4F02" w16cid:durableId="090C9A00"/>
  <w16cid:commentId w16cid:paraId="72118C8B" w16cid:durableId="31FC5BAF"/>
  <w16cid:commentId w16cid:paraId="1E95F5E3" w16cid:durableId="010563E7"/>
  <w16cid:commentId w16cid:paraId="68057728" w16cid:durableId="32864018"/>
  <w16cid:commentId w16cid:paraId="7D12F4FA" w16cid:durableId="787BFF76"/>
  <w16cid:commentId w16cid:paraId="234DB4A3" w16cid:durableId="56DC8C2C"/>
  <w16cid:commentId w16cid:paraId="6AE9DEE9" w16cid:durableId="47D4A48C"/>
  <w16cid:commentId w16cid:paraId="361DE9F4" w16cid:durableId="1FB1D042"/>
  <w16cid:commentId w16cid:paraId="53DFA6B3" w16cid:durableId="1FD3DEEC"/>
  <w16cid:commentId w16cid:paraId="09D5E939" w16cid:durableId="1295AA5F"/>
  <w16cid:commentId w16cid:paraId="34453CC6" w16cid:durableId="604CA7FF"/>
  <w16cid:commentId w16cid:paraId="5A864CDC" w16cid:durableId="454403F2"/>
  <w16cid:commentId w16cid:paraId="12071A4A" w16cid:durableId="50FC2EB1"/>
  <w16cid:commentId w16cid:paraId="11F3E0F9" w16cid:durableId="6BE85D69"/>
  <w16cid:commentId w16cid:paraId="7189A7E7" w16cid:durableId="60E797CF"/>
  <w16cid:commentId w16cid:paraId="1F0B0F6D" w16cid:durableId="3550DE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486A69" w14:textId="77777777" w:rsidR="00512524" w:rsidRDefault="00512524" w:rsidP="00635054">
      <w:r>
        <w:separator/>
      </w:r>
    </w:p>
  </w:endnote>
  <w:endnote w:type="continuationSeparator" w:id="0">
    <w:p w14:paraId="484621F0" w14:textId="77777777" w:rsidR="00512524" w:rsidRDefault="00512524" w:rsidP="00635054">
      <w:r>
        <w:continuationSeparator/>
      </w:r>
    </w:p>
  </w:endnote>
  <w:endnote w:type="continuationNotice" w:id="1">
    <w:p w14:paraId="5D8D879D" w14:textId="77777777" w:rsidR="00512524" w:rsidRDefault="005125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enlo">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Helvetica Neue">
    <w:charset w:val="00"/>
    <w:family w:val="auto"/>
    <w:pitch w:val="variable"/>
    <w:sig w:usb0="E50002FF" w:usb1="500079DB" w:usb2="0000001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17BAA9" w14:textId="77777777" w:rsidR="00512524" w:rsidRDefault="00512524" w:rsidP="00635054">
      <w:r>
        <w:separator/>
      </w:r>
    </w:p>
  </w:footnote>
  <w:footnote w:type="continuationSeparator" w:id="0">
    <w:p w14:paraId="1DB83373" w14:textId="77777777" w:rsidR="00512524" w:rsidRDefault="00512524" w:rsidP="00635054">
      <w:r>
        <w:continuationSeparator/>
      </w:r>
    </w:p>
  </w:footnote>
  <w:footnote w:type="continuationNotice" w:id="1">
    <w:p w14:paraId="48E7F411" w14:textId="77777777" w:rsidR="00512524" w:rsidRDefault="0051252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C27C95"/>
    <w:multiLevelType w:val="hybridMultilevel"/>
    <w:tmpl w:val="12E8BD5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D5420C"/>
    <w:multiLevelType w:val="hybridMultilevel"/>
    <w:tmpl w:val="5CF47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F518BC"/>
    <w:multiLevelType w:val="hybridMultilevel"/>
    <w:tmpl w:val="537A05D6"/>
    <w:lvl w:ilvl="0" w:tplc="274CE73A">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1F16DD"/>
    <w:multiLevelType w:val="hybridMultilevel"/>
    <w:tmpl w:val="B79206E8"/>
    <w:lvl w:ilvl="0" w:tplc="4280A3F6">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AC7515"/>
    <w:multiLevelType w:val="multilevel"/>
    <w:tmpl w:val="094A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7118EE"/>
    <w:multiLevelType w:val="hybridMultilevel"/>
    <w:tmpl w:val="B132779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135748C"/>
    <w:multiLevelType w:val="hybridMultilevel"/>
    <w:tmpl w:val="D87A48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F2218F"/>
    <w:multiLevelType w:val="hybridMultilevel"/>
    <w:tmpl w:val="5C549584"/>
    <w:lvl w:ilvl="0" w:tplc="BD30564C">
      <w:start w:val="16"/>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6868A9"/>
    <w:multiLevelType w:val="multilevel"/>
    <w:tmpl w:val="F032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A7412E"/>
    <w:multiLevelType w:val="hybridMultilevel"/>
    <w:tmpl w:val="0EE85B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74271E"/>
    <w:multiLevelType w:val="hybridMultilevel"/>
    <w:tmpl w:val="A1E2E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DC24A4"/>
    <w:multiLevelType w:val="hybridMultilevel"/>
    <w:tmpl w:val="7A20A410"/>
    <w:lvl w:ilvl="0" w:tplc="08090001">
      <w:start w:val="1"/>
      <w:numFmt w:val="bullet"/>
      <w:lvlText w:val=""/>
      <w:lvlJc w:val="left"/>
      <w:pPr>
        <w:ind w:left="720" w:hanging="360"/>
      </w:pPr>
      <w:rPr>
        <w:rFonts w:ascii="Symbol" w:hAnsi="Symbol" w:hint="default"/>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94561404">
    <w:abstractNumId w:val="0"/>
  </w:num>
  <w:num w:numId="2" w16cid:durableId="1515146904">
    <w:abstractNumId w:val="10"/>
  </w:num>
  <w:num w:numId="3" w16cid:durableId="157498484">
    <w:abstractNumId w:val="11"/>
  </w:num>
  <w:num w:numId="4" w16cid:durableId="1670404983">
    <w:abstractNumId w:val="3"/>
  </w:num>
  <w:num w:numId="5" w16cid:durableId="875309544">
    <w:abstractNumId w:val="5"/>
  </w:num>
  <w:num w:numId="6" w16cid:durableId="1290017560">
    <w:abstractNumId w:val="2"/>
  </w:num>
  <w:num w:numId="7" w16cid:durableId="2074623473">
    <w:abstractNumId w:val="9"/>
  </w:num>
  <w:num w:numId="8" w16cid:durableId="1070270915">
    <w:abstractNumId w:val="7"/>
  </w:num>
  <w:num w:numId="9" w16cid:durableId="871066530">
    <w:abstractNumId w:val="6"/>
  </w:num>
  <w:num w:numId="10" w16cid:durableId="835801921">
    <w:abstractNumId w:val="4"/>
  </w:num>
  <w:num w:numId="11" w16cid:durableId="1912806054">
    <w:abstractNumId w:val="8"/>
  </w:num>
  <w:num w:numId="12" w16cid:durableId="1883789408">
    <w:abstractNumId w:val="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nh Bui">
    <w15:presenceInfo w15:providerId="AD" w15:userId="S::u1057847@anu.edu.au::56685ca2-e934-4567-aae6-8ad4f9f92fd5"/>
  </w15:person>
  <w15:person w15:author="Nhung Nghiem">
    <w15:presenceInfo w15:providerId="AD" w15:userId="S::u4071181@anu.edu.au::829ac883-e1d8-464f-9ae0-2a798064c0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3F4"/>
    <w:rsid w:val="00002232"/>
    <w:rsid w:val="0000250B"/>
    <w:rsid w:val="000027CC"/>
    <w:rsid w:val="0000286B"/>
    <w:rsid w:val="000049E0"/>
    <w:rsid w:val="00005649"/>
    <w:rsid w:val="00005D58"/>
    <w:rsid w:val="00006F85"/>
    <w:rsid w:val="0001377A"/>
    <w:rsid w:val="00013B21"/>
    <w:rsid w:val="00013E57"/>
    <w:rsid w:val="00014088"/>
    <w:rsid w:val="0001412B"/>
    <w:rsid w:val="00014DAA"/>
    <w:rsid w:val="000154FA"/>
    <w:rsid w:val="00015E48"/>
    <w:rsid w:val="00020FD2"/>
    <w:rsid w:val="0002219D"/>
    <w:rsid w:val="00022626"/>
    <w:rsid w:val="00022866"/>
    <w:rsid w:val="00022A8E"/>
    <w:rsid w:val="000243DD"/>
    <w:rsid w:val="00024D67"/>
    <w:rsid w:val="00024FAF"/>
    <w:rsid w:val="00026390"/>
    <w:rsid w:val="000269B5"/>
    <w:rsid w:val="00027977"/>
    <w:rsid w:val="000302BF"/>
    <w:rsid w:val="00030CCE"/>
    <w:rsid w:val="0003246D"/>
    <w:rsid w:val="00033050"/>
    <w:rsid w:val="000338E5"/>
    <w:rsid w:val="0003403B"/>
    <w:rsid w:val="000343FF"/>
    <w:rsid w:val="00034D55"/>
    <w:rsid w:val="00037F00"/>
    <w:rsid w:val="00040EC0"/>
    <w:rsid w:val="000422EB"/>
    <w:rsid w:val="000426AF"/>
    <w:rsid w:val="00042981"/>
    <w:rsid w:val="00044D4D"/>
    <w:rsid w:val="00046E2C"/>
    <w:rsid w:val="00046F29"/>
    <w:rsid w:val="0005003B"/>
    <w:rsid w:val="00052869"/>
    <w:rsid w:val="00053B21"/>
    <w:rsid w:val="00054828"/>
    <w:rsid w:val="000548D1"/>
    <w:rsid w:val="000563F4"/>
    <w:rsid w:val="00056B6D"/>
    <w:rsid w:val="00056F71"/>
    <w:rsid w:val="00057DCA"/>
    <w:rsid w:val="0006027E"/>
    <w:rsid w:val="00060B9F"/>
    <w:rsid w:val="000611C1"/>
    <w:rsid w:val="00064B94"/>
    <w:rsid w:val="00065383"/>
    <w:rsid w:val="00066877"/>
    <w:rsid w:val="000673CE"/>
    <w:rsid w:val="00067581"/>
    <w:rsid w:val="000701FB"/>
    <w:rsid w:val="000712C3"/>
    <w:rsid w:val="00071B98"/>
    <w:rsid w:val="000724F0"/>
    <w:rsid w:val="00072DFE"/>
    <w:rsid w:val="0007303B"/>
    <w:rsid w:val="000738F2"/>
    <w:rsid w:val="000745B7"/>
    <w:rsid w:val="000749C3"/>
    <w:rsid w:val="00074AA6"/>
    <w:rsid w:val="000761C5"/>
    <w:rsid w:val="00076A3E"/>
    <w:rsid w:val="00077118"/>
    <w:rsid w:val="00081998"/>
    <w:rsid w:val="000820C2"/>
    <w:rsid w:val="00082639"/>
    <w:rsid w:val="000839CC"/>
    <w:rsid w:val="00083E9C"/>
    <w:rsid w:val="0008529A"/>
    <w:rsid w:val="0008550A"/>
    <w:rsid w:val="0008701C"/>
    <w:rsid w:val="0008716F"/>
    <w:rsid w:val="00087931"/>
    <w:rsid w:val="00090086"/>
    <w:rsid w:val="00090E11"/>
    <w:rsid w:val="00093869"/>
    <w:rsid w:val="00094422"/>
    <w:rsid w:val="00094BA9"/>
    <w:rsid w:val="00094DEB"/>
    <w:rsid w:val="00094F3C"/>
    <w:rsid w:val="0009527A"/>
    <w:rsid w:val="00096A36"/>
    <w:rsid w:val="00096E11"/>
    <w:rsid w:val="00097A2F"/>
    <w:rsid w:val="000A00A1"/>
    <w:rsid w:val="000A09A5"/>
    <w:rsid w:val="000A1FE4"/>
    <w:rsid w:val="000A20D3"/>
    <w:rsid w:val="000A536C"/>
    <w:rsid w:val="000A6907"/>
    <w:rsid w:val="000A6AD3"/>
    <w:rsid w:val="000B07DC"/>
    <w:rsid w:val="000B28C8"/>
    <w:rsid w:val="000B4C9A"/>
    <w:rsid w:val="000B5775"/>
    <w:rsid w:val="000B5EA0"/>
    <w:rsid w:val="000B719C"/>
    <w:rsid w:val="000C0FD0"/>
    <w:rsid w:val="000C1E99"/>
    <w:rsid w:val="000C283C"/>
    <w:rsid w:val="000C2EC8"/>
    <w:rsid w:val="000C7462"/>
    <w:rsid w:val="000C7BCA"/>
    <w:rsid w:val="000D10D3"/>
    <w:rsid w:val="000D536A"/>
    <w:rsid w:val="000D6C93"/>
    <w:rsid w:val="000D7DDB"/>
    <w:rsid w:val="000E1867"/>
    <w:rsid w:val="000E38C3"/>
    <w:rsid w:val="000E475E"/>
    <w:rsid w:val="000E67A6"/>
    <w:rsid w:val="000E7503"/>
    <w:rsid w:val="000E77FC"/>
    <w:rsid w:val="000E78F3"/>
    <w:rsid w:val="000F331C"/>
    <w:rsid w:val="000F4934"/>
    <w:rsid w:val="000F4A44"/>
    <w:rsid w:val="000F6364"/>
    <w:rsid w:val="000F77FF"/>
    <w:rsid w:val="000F7F44"/>
    <w:rsid w:val="00100A17"/>
    <w:rsid w:val="0010148D"/>
    <w:rsid w:val="00101EA1"/>
    <w:rsid w:val="00104107"/>
    <w:rsid w:val="001043A7"/>
    <w:rsid w:val="001061B6"/>
    <w:rsid w:val="00106685"/>
    <w:rsid w:val="00112256"/>
    <w:rsid w:val="00112C46"/>
    <w:rsid w:val="00117CEE"/>
    <w:rsid w:val="00117DFF"/>
    <w:rsid w:val="001202C9"/>
    <w:rsid w:val="001208A9"/>
    <w:rsid w:val="00121C7F"/>
    <w:rsid w:val="0012236E"/>
    <w:rsid w:val="00122895"/>
    <w:rsid w:val="0012293B"/>
    <w:rsid w:val="00122F36"/>
    <w:rsid w:val="001240E5"/>
    <w:rsid w:val="00125450"/>
    <w:rsid w:val="00125D86"/>
    <w:rsid w:val="00125E3F"/>
    <w:rsid w:val="001262E0"/>
    <w:rsid w:val="00126834"/>
    <w:rsid w:val="00127E84"/>
    <w:rsid w:val="0013010B"/>
    <w:rsid w:val="0013015C"/>
    <w:rsid w:val="001313E6"/>
    <w:rsid w:val="00132BD8"/>
    <w:rsid w:val="001354B3"/>
    <w:rsid w:val="00136353"/>
    <w:rsid w:val="00142F0E"/>
    <w:rsid w:val="00144E59"/>
    <w:rsid w:val="00144EB5"/>
    <w:rsid w:val="00145DE6"/>
    <w:rsid w:val="0014706C"/>
    <w:rsid w:val="001503E2"/>
    <w:rsid w:val="00152038"/>
    <w:rsid w:val="00152405"/>
    <w:rsid w:val="001529BB"/>
    <w:rsid w:val="001550C4"/>
    <w:rsid w:val="0015663F"/>
    <w:rsid w:val="0015723B"/>
    <w:rsid w:val="00160003"/>
    <w:rsid w:val="001608BE"/>
    <w:rsid w:val="001612EA"/>
    <w:rsid w:val="0016332B"/>
    <w:rsid w:val="00163808"/>
    <w:rsid w:val="00171624"/>
    <w:rsid w:val="00171CF8"/>
    <w:rsid w:val="00172D8B"/>
    <w:rsid w:val="00173B87"/>
    <w:rsid w:val="0017759F"/>
    <w:rsid w:val="00180E2F"/>
    <w:rsid w:val="001819C2"/>
    <w:rsid w:val="00181D44"/>
    <w:rsid w:val="001832FD"/>
    <w:rsid w:val="00184873"/>
    <w:rsid w:val="00191824"/>
    <w:rsid w:val="00191D34"/>
    <w:rsid w:val="00191E47"/>
    <w:rsid w:val="00191E78"/>
    <w:rsid w:val="00192C19"/>
    <w:rsid w:val="0019590D"/>
    <w:rsid w:val="00196208"/>
    <w:rsid w:val="001971A3"/>
    <w:rsid w:val="001A0222"/>
    <w:rsid w:val="001A0562"/>
    <w:rsid w:val="001A176E"/>
    <w:rsid w:val="001A1966"/>
    <w:rsid w:val="001A3921"/>
    <w:rsid w:val="001A3D37"/>
    <w:rsid w:val="001B0871"/>
    <w:rsid w:val="001B08A8"/>
    <w:rsid w:val="001B1366"/>
    <w:rsid w:val="001B1991"/>
    <w:rsid w:val="001B23D9"/>
    <w:rsid w:val="001B4EBE"/>
    <w:rsid w:val="001B51F6"/>
    <w:rsid w:val="001B637E"/>
    <w:rsid w:val="001B6896"/>
    <w:rsid w:val="001B6CA4"/>
    <w:rsid w:val="001B6EE8"/>
    <w:rsid w:val="001B756E"/>
    <w:rsid w:val="001C0E4F"/>
    <w:rsid w:val="001C25BB"/>
    <w:rsid w:val="001C2C28"/>
    <w:rsid w:val="001C307D"/>
    <w:rsid w:val="001C4AF5"/>
    <w:rsid w:val="001C6550"/>
    <w:rsid w:val="001D032C"/>
    <w:rsid w:val="001D0AF8"/>
    <w:rsid w:val="001D2F72"/>
    <w:rsid w:val="001D4282"/>
    <w:rsid w:val="001D5382"/>
    <w:rsid w:val="001D5995"/>
    <w:rsid w:val="001D6DF4"/>
    <w:rsid w:val="001D7096"/>
    <w:rsid w:val="001E0966"/>
    <w:rsid w:val="001E09E8"/>
    <w:rsid w:val="001E0BD2"/>
    <w:rsid w:val="001E0F4B"/>
    <w:rsid w:val="001E2530"/>
    <w:rsid w:val="001E275D"/>
    <w:rsid w:val="001E4333"/>
    <w:rsid w:val="001E476C"/>
    <w:rsid w:val="001E4A82"/>
    <w:rsid w:val="001E7D80"/>
    <w:rsid w:val="001F00EE"/>
    <w:rsid w:val="001F070D"/>
    <w:rsid w:val="001F0C32"/>
    <w:rsid w:val="001F2CDC"/>
    <w:rsid w:val="001F4305"/>
    <w:rsid w:val="001F45C2"/>
    <w:rsid w:val="001F58C7"/>
    <w:rsid w:val="001F5DDB"/>
    <w:rsid w:val="001F6FC0"/>
    <w:rsid w:val="001F78EC"/>
    <w:rsid w:val="001F7CFC"/>
    <w:rsid w:val="0020044F"/>
    <w:rsid w:val="002014E7"/>
    <w:rsid w:val="00202F17"/>
    <w:rsid w:val="00203830"/>
    <w:rsid w:val="00203B5A"/>
    <w:rsid w:val="002053A8"/>
    <w:rsid w:val="00205D89"/>
    <w:rsid w:val="002076DF"/>
    <w:rsid w:val="00207FF4"/>
    <w:rsid w:val="002104B3"/>
    <w:rsid w:val="00210AC3"/>
    <w:rsid w:val="00210D1C"/>
    <w:rsid w:val="002121CB"/>
    <w:rsid w:val="00212E0A"/>
    <w:rsid w:val="002130B6"/>
    <w:rsid w:val="0021349C"/>
    <w:rsid w:val="00215C2C"/>
    <w:rsid w:val="00216283"/>
    <w:rsid w:val="00216612"/>
    <w:rsid w:val="00217312"/>
    <w:rsid w:val="002211ED"/>
    <w:rsid w:val="002219A7"/>
    <w:rsid w:val="00221FEB"/>
    <w:rsid w:val="002228A9"/>
    <w:rsid w:val="00223A2C"/>
    <w:rsid w:val="00225E89"/>
    <w:rsid w:val="00226784"/>
    <w:rsid w:val="00230189"/>
    <w:rsid w:val="0023072B"/>
    <w:rsid w:val="0023119F"/>
    <w:rsid w:val="0023150B"/>
    <w:rsid w:val="00231E58"/>
    <w:rsid w:val="0023431E"/>
    <w:rsid w:val="00234423"/>
    <w:rsid w:val="00235195"/>
    <w:rsid w:val="00243766"/>
    <w:rsid w:val="002455CD"/>
    <w:rsid w:val="00247BFC"/>
    <w:rsid w:val="002500B5"/>
    <w:rsid w:val="00250444"/>
    <w:rsid w:val="002515C9"/>
    <w:rsid w:val="002519DD"/>
    <w:rsid w:val="00254271"/>
    <w:rsid w:val="0025432D"/>
    <w:rsid w:val="00257647"/>
    <w:rsid w:val="00261553"/>
    <w:rsid w:val="00261FD5"/>
    <w:rsid w:val="0026260E"/>
    <w:rsid w:val="00263537"/>
    <w:rsid w:val="00263CF2"/>
    <w:rsid w:val="00264770"/>
    <w:rsid w:val="002667E9"/>
    <w:rsid w:val="00272349"/>
    <w:rsid w:val="0027574F"/>
    <w:rsid w:val="00276CE5"/>
    <w:rsid w:val="002800EE"/>
    <w:rsid w:val="00280A89"/>
    <w:rsid w:val="002819F0"/>
    <w:rsid w:val="00282869"/>
    <w:rsid w:val="00282A04"/>
    <w:rsid w:val="00284B73"/>
    <w:rsid w:val="0028593C"/>
    <w:rsid w:val="002866DD"/>
    <w:rsid w:val="00286807"/>
    <w:rsid w:val="0028756E"/>
    <w:rsid w:val="002906C8"/>
    <w:rsid w:val="0029084B"/>
    <w:rsid w:val="002917A5"/>
    <w:rsid w:val="0029311F"/>
    <w:rsid w:val="00293131"/>
    <w:rsid w:val="002942F5"/>
    <w:rsid w:val="002971A2"/>
    <w:rsid w:val="0029738C"/>
    <w:rsid w:val="00297688"/>
    <w:rsid w:val="00297CC2"/>
    <w:rsid w:val="002A0B93"/>
    <w:rsid w:val="002A1496"/>
    <w:rsid w:val="002A1AF3"/>
    <w:rsid w:val="002A3774"/>
    <w:rsid w:val="002A5300"/>
    <w:rsid w:val="002A59D6"/>
    <w:rsid w:val="002A67A2"/>
    <w:rsid w:val="002A6F5E"/>
    <w:rsid w:val="002B1FA7"/>
    <w:rsid w:val="002B3FAB"/>
    <w:rsid w:val="002B5DA3"/>
    <w:rsid w:val="002B6482"/>
    <w:rsid w:val="002B6CCC"/>
    <w:rsid w:val="002B6D5A"/>
    <w:rsid w:val="002B7E4F"/>
    <w:rsid w:val="002C05FE"/>
    <w:rsid w:val="002C0FE3"/>
    <w:rsid w:val="002C488C"/>
    <w:rsid w:val="002C5554"/>
    <w:rsid w:val="002C628B"/>
    <w:rsid w:val="002C6E14"/>
    <w:rsid w:val="002C776F"/>
    <w:rsid w:val="002C7DD4"/>
    <w:rsid w:val="002D13C5"/>
    <w:rsid w:val="002D2825"/>
    <w:rsid w:val="002D2E6D"/>
    <w:rsid w:val="002D3883"/>
    <w:rsid w:val="002D47E0"/>
    <w:rsid w:val="002D5F45"/>
    <w:rsid w:val="002D6587"/>
    <w:rsid w:val="002D7DBC"/>
    <w:rsid w:val="002E038F"/>
    <w:rsid w:val="002E2BC4"/>
    <w:rsid w:val="002E53EB"/>
    <w:rsid w:val="002E6156"/>
    <w:rsid w:val="002E61C9"/>
    <w:rsid w:val="002E71F4"/>
    <w:rsid w:val="002E7E66"/>
    <w:rsid w:val="002F0018"/>
    <w:rsid w:val="002F077C"/>
    <w:rsid w:val="002F0A22"/>
    <w:rsid w:val="002F13A1"/>
    <w:rsid w:val="002F3367"/>
    <w:rsid w:val="002F3609"/>
    <w:rsid w:val="002F3B75"/>
    <w:rsid w:val="002F3D18"/>
    <w:rsid w:val="002F4404"/>
    <w:rsid w:val="002F4C5A"/>
    <w:rsid w:val="002F71A4"/>
    <w:rsid w:val="002F766B"/>
    <w:rsid w:val="0030125A"/>
    <w:rsid w:val="003027FD"/>
    <w:rsid w:val="00302F9D"/>
    <w:rsid w:val="003038A5"/>
    <w:rsid w:val="00304766"/>
    <w:rsid w:val="003052FB"/>
    <w:rsid w:val="00305445"/>
    <w:rsid w:val="003059DA"/>
    <w:rsid w:val="0031000B"/>
    <w:rsid w:val="00312526"/>
    <w:rsid w:val="0031334A"/>
    <w:rsid w:val="00314DC7"/>
    <w:rsid w:val="00314FA6"/>
    <w:rsid w:val="003157E5"/>
    <w:rsid w:val="00316782"/>
    <w:rsid w:val="00317399"/>
    <w:rsid w:val="003201C0"/>
    <w:rsid w:val="003209AC"/>
    <w:rsid w:val="00320BE4"/>
    <w:rsid w:val="00321671"/>
    <w:rsid w:val="00321FF7"/>
    <w:rsid w:val="0032278C"/>
    <w:rsid w:val="00323629"/>
    <w:rsid w:val="003238CE"/>
    <w:rsid w:val="00323CD9"/>
    <w:rsid w:val="00323F58"/>
    <w:rsid w:val="00324910"/>
    <w:rsid w:val="00330A6C"/>
    <w:rsid w:val="003346B8"/>
    <w:rsid w:val="00335040"/>
    <w:rsid w:val="003353C2"/>
    <w:rsid w:val="00335D48"/>
    <w:rsid w:val="00335F4F"/>
    <w:rsid w:val="003370ED"/>
    <w:rsid w:val="00337FC0"/>
    <w:rsid w:val="00340B36"/>
    <w:rsid w:val="0034115F"/>
    <w:rsid w:val="003418AD"/>
    <w:rsid w:val="003439EC"/>
    <w:rsid w:val="0034447C"/>
    <w:rsid w:val="00344DAF"/>
    <w:rsid w:val="003452AC"/>
    <w:rsid w:val="00346644"/>
    <w:rsid w:val="003467FC"/>
    <w:rsid w:val="00346A42"/>
    <w:rsid w:val="00346A4E"/>
    <w:rsid w:val="00350295"/>
    <w:rsid w:val="00350D0F"/>
    <w:rsid w:val="0035102B"/>
    <w:rsid w:val="003516F5"/>
    <w:rsid w:val="00351E74"/>
    <w:rsid w:val="00354400"/>
    <w:rsid w:val="003556BD"/>
    <w:rsid w:val="00355737"/>
    <w:rsid w:val="0036076A"/>
    <w:rsid w:val="0036163A"/>
    <w:rsid w:val="003626B3"/>
    <w:rsid w:val="0036319D"/>
    <w:rsid w:val="0036321C"/>
    <w:rsid w:val="00364B0B"/>
    <w:rsid w:val="00365B11"/>
    <w:rsid w:val="00366626"/>
    <w:rsid w:val="003709C8"/>
    <w:rsid w:val="003709F1"/>
    <w:rsid w:val="00373C10"/>
    <w:rsid w:val="0037476B"/>
    <w:rsid w:val="0037486C"/>
    <w:rsid w:val="00375BDB"/>
    <w:rsid w:val="00376202"/>
    <w:rsid w:val="00380B6F"/>
    <w:rsid w:val="00382116"/>
    <w:rsid w:val="003823CA"/>
    <w:rsid w:val="00382666"/>
    <w:rsid w:val="00383419"/>
    <w:rsid w:val="003839AE"/>
    <w:rsid w:val="00383EEB"/>
    <w:rsid w:val="00384315"/>
    <w:rsid w:val="00384892"/>
    <w:rsid w:val="00384EBA"/>
    <w:rsid w:val="003856F4"/>
    <w:rsid w:val="00386DD9"/>
    <w:rsid w:val="00387154"/>
    <w:rsid w:val="0038720C"/>
    <w:rsid w:val="003903F4"/>
    <w:rsid w:val="00390596"/>
    <w:rsid w:val="003907E4"/>
    <w:rsid w:val="00390F6E"/>
    <w:rsid w:val="00391CB9"/>
    <w:rsid w:val="00396695"/>
    <w:rsid w:val="00396E22"/>
    <w:rsid w:val="003A0E99"/>
    <w:rsid w:val="003A2064"/>
    <w:rsid w:val="003A362B"/>
    <w:rsid w:val="003A4DE2"/>
    <w:rsid w:val="003A5AF6"/>
    <w:rsid w:val="003A5C50"/>
    <w:rsid w:val="003A688E"/>
    <w:rsid w:val="003A6BD2"/>
    <w:rsid w:val="003B242E"/>
    <w:rsid w:val="003B2E25"/>
    <w:rsid w:val="003B2FAB"/>
    <w:rsid w:val="003B33EB"/>
    <w:rsid w:val="003B3DAB"/>
    <w:rsid w:val="003B4810"/>
    <w:rsid w:val="003B4B21"/>
    <w:rsid w:val="003B66E7"/>
    <w:rsid w:val="003B6A64"/>
    <w:rsid w:val="003B718F"/>
    <w:rsid w:val="003B75E3"/>
    <w:rsid w:val="003B7C03"/>
    <w:rsid w:val="003C0427"/>
    <w:rsid w:val="003C1FCA"/>
    <w:rsid w:val="003C28AA"/>
    <w:rsid w:val="003C2B60"/>
    <w:rsid w:val="003C2EC1"/>
    <w:rsid w:val="003C34D8"/>
    <w:rsid w:val="003C3775"/>
    <w:rsid w:val="003C3FD4"/>
    <w:rsid w:val="003C409F"/>
    <w:rsid w:val="003C4404"/>
    <w:rsid w:val="003C5289"/>
    <w:rsid w:val="003C6E55"/>
    <w:rsid w:val="003D157D"/>
    <w:rsid w:val="003D1580"/>
    <w:rsid w:val="003D2173"/>
    <w:rsid w:val="003D77E6"/>
    <w:rsid w:val="003D7869"/>
    <w:rsid w:val="003D7A2D"/>
    <w:rsid w:val="003D7B94"/>
    <w:rsid w:val="003E0752"/>
    <w:rsid w:val="003E0A59"/>
    <w:rsid w:val="003E1973"/>
    <w:rsid w:val="003E22DB"/>
    <w:rsid w:val="003E3154"/>
    <w:rsid w:val="003E392B"/>
    <w:rsid w:val="003E46E8"/>
    <w:rsid w:val="003E64BA"/>
    <w:rsid w:val="003E69FF"/>
    <w:rsid w:val="003E6A34"/>
    <w:rsid w:val="003E6FF3"/>
    <w:rsid w:val="003E7168"/>
    <w:rsid w:val="003E71F7"/>
    <w:rsid w:val="003F0753"/>
    <w:rsid w:val="003F1D13"/>
    <w:rsid w:val="003F3E5B"/>
    <w:rsid w:val="003F51EF"/>
    <w:rsid w:val="003F5849"/>
    <w:rsid w:val="003F5C94"/>
    <w:rsid w:val="003F6AF0"/>
    <w:rsid w:val="003F76E8"/>
    <w:rsid w:val="004020C0"/>
    <w:rsid w:val="004024BC"/>
    <w:rsid w:val="0040467C"/>
    <w:rsid w:val="00405190"/>
    <w:rsid w:val="004052F2"/>
    <w:rsid w:val="00405C5F"/>
    <w:rsid w:val="00411984"/>
    <w:rsid w:val="00411A17"/>
    <w:rsid w:val="00414869"/>
    <w:rsid w:val="00414ADD"/>
    <w:rsid w:val="00420084"/>
    <w:rsid w:val="00420157"/>
    <w:rsid w:val="00420569"/>
    <w:rsid w:val="0042125A"/>
    <w:rsid w:val="004217FC"/>
    <w:rsid w:val="00421F45"/>
    <w:rsid w:val="004229CA"/>
    <w:rsid w:val="0042519B"/>
    <w:rsid w:val="0042626B"/>
    <w:rsid w:val="00430E6B"/>
    <w:rsid w:val="00431B83"/>
    <w:rsid w:val="00432259"/>
    <w:rsid w:val="00432D19"/>
    <w:rsid w:val="00433469"/>
    <w:rsid w:val="0043508A"/>
    <w:rsid w:val="004360C8"/>
    <w:rsid w:val="0043629A"/>
    <w:rsid w:val="00437DD7"/>
    <w:rsid w:val="00440510"/>
    <w:rsid w:val="00440E4E"/>
    <w:rsid w:val="00442714"/>
    <w:rsid w:val="004433AF"/>
    <w:rsid w:val="00443C7F"/>
    <w:rsid w:val="00443CA4"/>
    <w:rsid w:val="00443FCA"/>
    <w:rsid w:val="00444E60"/>
    <w:rsid w:val="00446192"/>
    <w:rsid w:val="00450063"/>
    <w:rsid w:val="00451DC0"/>
    <w:rsid w:val="0045245B"/>
    <w:rsid w:val="0045330B"/>
    <w:rsid w:val="0045380B"/>
    <w:rsid w:val="00454173"/>
    <w:rsid w:val="004547C6"/>
    <w:rsid w:val="00455353"/>
    <w:rsid w:val="00456A83"/>
    <w:rsid w:val="00457320"/>
    <w:rsid w:val="00460CF3"/>
    <w:rsid w:val="00461141"/>
    <w:rsid w:val="00461F94"/>
    <w:rsid w:val="004631EC"/>
    <w:rsid w:val="00463EC0"/>
    <w:rsid w:val="004645DD"/>
    <w:rsid w:val="00464F10"/>
    <w:rsid w:val="00464FD8"/>
    <w:rsid w:val="0046638D"/>
    <w:rsid w:val="0046694F"/>
    <w:rsid w:val="00467027"/>
    <w:rsid w:val="00470159"/>
    <w:rsid w:val="00471D69"/>
    <w:rsid w:val="00471EF1"/>
    <w:rsid w:val="00472160"/>
    <w:rsid w:val="0047245A"/>
    <w:rsid w:val="004727FC"/>
    <w:rsid w:val="00472E55"/>
    <w:rsid w:val="004735E1"/>
    <w:rsid w:val="00474070"/>
    <w:rsid w:val="00474B65"/>
    <w:rsid w:val="00475446"/>
    <w:rsid w:val="004754A2"/>
    <w:rsid w:val="00475A26"/>
    <w:rsid w:val="004774CF"/>
    <w:rsid w:val="00477899"/>
    <w:rsid w:val="00477B67"/>
    <w:rsid w:val="004801E2"/>
    <w:rsid w:val="004803F6"/>
    <w:rsid w:val="004808C8"/>
    <w:rsid w:val="004829C1"/>
    <w:rsid w:val="004831C3"/>
    <w:rsid w:val="004831FD"/>
    <w:rsid w:val="00483310"/>
    <w:rsid w:val="004860A0"/>
    <w:rsid w:val="0048642B"/>
    <w:rsid w:val="004866C9"/>
    <w:rsid w:val="004869D2"/>
    <w:rsid w:val="00486E0E"/>
    <w:rsid w:val="00490A14"/>
    <w:rsid w:val="00491837"/>
    <w:rsid w:val="0049218E"/>
    <w:rsid w:val="004922D3"/>
    <w:rsid w:val="00493845"/>
    <w:rsid w:val="00494FF5"/>
    <w:rsid w:val="00496270"/>
    <w:rsid w:val="00496CDD"/>
    <w:rsid w:val="00497237"/>
    <w:rsid w:val="004A0A62"/>
    <w:rsid w:val="004A0E67"/>
    <w:rsid w:val="004A0F5A"/>
    <w:rsid w:val="004A1394"/>
    <w:rsid w:val="004A45A1"/>
    <w:rsid w:val="004A7478"/>
    <w:rsid w:val="004A7B69"/>
    <w:rsid w:val="004B294C"/>
    <w:rsid w:val="004B3641"/>
    <w:rsid w:val="004B6E8E"/>
    <w:rsid w:val="004C084E"/>
    <w:rsid w:val="004C090A"/>
    <w:rsid w:val="004C10B0"/>
    <w:rsid w:val="004C1E35"/>
    <w:rsid w:val="004C2598"/>
    <w:rsid w:val="004C435E"/>
    <w:rsid w:val="004C532B"/>
    <w:rsid w:val="004C71E2"/>
    <w:rsid w:val="004C73A8"/>
    <w:rsid w:val="004C7931"/>
    <w:rsid w:val="004C79A0"/>
    <w:rsid w:val="004D0C6B"/>
    <w:rsid w:val="004D0D8F"/>
    <w:rsid w:val="004D0F57"/>
    <w:rsid w:val="004D13AE"/>
    <w:rsid w:val="004D1623"/>
    <w:rsid w:val="004D2E62"/>
    <w:rsid w:val="004D33CA"/>
    <w:rsid w:val="004D5EBF"/>
    <w:rsid w:val="004D73E7"/>
    <w:rsid w:val="004E18DE"/>
    <w:rsid w:val="004E3642"/>
    <w:rsid w:val="004E392C"/>
    <w:rsid w:val="004E4C23"/>
    <w:rsid w:val="004E61EF"/>
    <w:rsid w:val="004E71FE"/>
    <w:rsid w:val="004F0114"/>
    <w:rsid w:val="004F244D"/>
    <w:rsid w:val="004F2CF2"/>
    <w:rsid w:val="004F2F45"/>
    <w:rsid w:val="004F59C6"/>
    <w:rsid w:val="004F61AF"/>
    <w:rsid w:val="004F6B04"/>
    <w:rsid w:val="004F6CD8"/>
    <w:rsid w:val="004F77DA"/>
    <w:rsid w:val="0050071A"/>
    <w:rsid w:val="00502391"/>
    <w:rsid w:val="005035E9"/>
    <w:rsid w:val="00505777"/>
    <w:rsid w:val="00505956"/>
    <w:rsid w:val="005066DE"/>
    <w:rsid w:val="00507CBA"/>
    <w:rsid w:val="005112F2"/>
    <w:rsid w:val="00511DBC"/>
    <w:rsid w:val="00512524"/>
    <w:rsid w:val="0051287E"/>
    <w:rsid w:val="00514631"/>
    <w:rsid w:val="00514C0A"/>
    <w:rsid w:val="005155FD"/>
    <w:rsid w:val="005217A8"/>
    <w:rsid w:val="00522950"/>
    <w:rsid w:val="00524135"/>
    <w:rsid w:val="00526DCB"/>
    <w:rsid w:val="0052725C"/>
    <w:rsid w:val="0052774C"/>
    <w:rsid w:val="005304C5"/>
    <w:rsid w:val="00530E7D"/>
    <w:rsid w:val="00534E6B"/>
    <w:rsid w:val="0053572E"/>
    <w:rsid w:val="00536ACE"/>
    <w:rsid w:val="00536DDF"/>
    <w:rsid w:val="00537880"/>
    <w:rsid w:val="0054108F"/>
    <w:rsid w:val="00541E10"/>
    <w:rsid w:val="00542398"/>
    <w:rsid w:val="0054252C"/>
    <w:rsid w:val="00542E24"/>
    <w:rsid w:val="00545A01"/>
    <w:rsid w:val="00546060"/>
    <w:rsid w:val="005463E2"/>
    <w:rsid w:val="0054709E"/>
    <w:rsid w:val="0054757E"/>
    <w:rsid w:val="00547682"/>
    <w:rsid w:val="005476B4"/>
    <w:rsid w:val="00547F50"/>
    <w:rsid w:val="0055196F"/>
    <w:rsid w:val="00554E55"/>
    <w:rsid w:val="005550D6"/>
    <w:rsid w:val="00556539"/>
    <w:rsid w:val="005568BC"/>
    <w:rsid w:val="00556B32"/>
    <w:rsid w:val="00556EA7"/>
    <w:rsid w:val="005573E4"/>
    <w:rsid w:val="00561D0B"/>
    <w:rsid w:val="00563210"/>
    <w:rsid w:val="005644F6"/>
    <w:rsid w:val="00565FC3"/>
    <w:rsid w:val="0057001C"/>
    <w:rsid w:val="005702DA"/>
    <w:rsid w:val="005710B6"/>
    <w:rsid w:val="0057173F"/>
    <w:rsid w:val="00571A4B"/>
    <w:rsid w:val="00572190"/>
    <w:rsid w:val="0057272B"/>
    <w:rsid w:val="00573C94"/>
    <w:rsid w:val="0057467E"/>
    <w:rsid w:val="00574807"/>
    <w:rsid w:val="0057560C"/>
    <w:rsid w:val="005768FD"/>
    <w:rsid w:val="0057724A"/>
    <w:rsid w:val="00581369"/>
    <w:rsid w:val="00581F09"/>
    <w:rsid w:val="0058339B"/>
    <w:rsid w:val="00587753"/>
    <w:rsid w:val="00590A0A"/>
    <w:rsid w:val="00590B87"/>
    <w:rsid w:val="00593F62"/>
    <w:rsid w:val="005953A8"/>
    <w:rsid w:val="00596BEB"/>
    <w:rsid w:val="005979ED"/>
    <w:rsid w:val="00597FBC"/>
    <w:rsid w:val="005A08E1"/>
    <w:rsid w:val="005A0A0F"/>
    <w:rsid w:val="005A0BD6"/>
    <w:rsid w:val="005A1C76"/>
    <w:rsid w:val="005A22E0"/>
    <w:rsid w:val="005A30A4"/>
    <w:rsid w:val="005A6106"/>
    <w:rsid w:val="005A6301"/>
    <w:rsid w:val="005A7109"/>
    <w:rsid w:val="005A7A20"/>
    <w:rsid w:val="005B0B47"/>
    <w:rsid w:val="005B161F"/>
    <w:rsid w:val="005B1B6E"/>
    <w:rsid w:val="005B1D3B"/>
    <w:rsid w:val="005B2682"/>
    <w:rsid w:val="005B7231"/>
    <w:rsid w:val="005C0442"/>
    <w:rsid w:val="005C081F"/>
    <w:rsid w:val="005C0A8E"/>
    <w:rsid w:val="005C403D"/>
    <w:rsid w:val="005C4279"/>
    <w:rsid w:val="005C49B7"/>
    <w:rsid w:val="005C5126"/>
    <w:rsid w:val="005C7674"/>
    <w:rsid w:val="005D46C0"/>
    <w:rsid w:val="005D4A7C"/>
    <w:rsid w:val="005D4E54"/>
    <w:rsid w:val="005D698E"/>
    <w:rsid w:val="005D7E8E"/>
    <w:rsid w:val="005E004E"/>
    <w:rsid w:val="005E0986"/>
    <w:rsid w:val="005E0F55"/>
    <w:rsid w:val="005E30FB"/>
    <w:rsid w:val="005E39E6"/>
    <w:rsid w:val="005E43EB"/>
    <w:rsid w:val="005E4921"/>
    <w:rsid w:val="005E4EDC"/>
    <w:rsid w:val="005E65D0"/>
    <w:rsid w:val="005E68E1"/>
    <w:rsid w:val="005E6A7F"/>
    <w:rsid w:val="005E7D86"/>
    <w:rsid w:val="005F04B7"/>
    <w:rsid w:val="005F2346"/>
    <w:rsid w:val="005F2773"/>
    <w:rsid w:val="005F3C8F"/>
    <w:rsid w:val="005F4049"/>
    <w:rsid w:val="005F648E"/>
    <w:rsid w:val="005F6BDB"/>
    <w:rsid w:val="005F7C2A"/>
    <w:rsid w:val="006011F3"/>
    <w:rsid w:val="00602993"/>
    <w:rsid w:val="00602A3E"/>
    <w:rsid w:val="00603C54"/>
    <w:rsid w:val="00605281"/>
    <w:rsid w:val="006106E8"/>
    <w:rsid w:val="00610FE7"/>
    <w:rsid w:val="00612B50"/>
    <w:rsid w:val="00615700"/>
    <w:rsid w:val="00617AA7"/>
    <w:rsid w:val="006200D4"/>
    <w:rsid w:val="006206AB"/>
    <w:rsid w:val="0062156C"/>
    <w:rsid w:val="00621E7A"/>
    <w:rsid w:val="00622B42"/>
    <w:rsid w:val="00624308"/>
    <w:rsid w:val="00627CB8"/>
    <w:rsid w:val="00631418"/>
    <w:rsid w:val="00631F53"/>
    <w:rsid w:val="00632124"/>
    <w:rsid w:val="00632AFE"/>
    <w:rsid w:val="0063384A"/>
    <w:rsid w:val="006346C4"/>
    <w:rsid w:val="00635054"/>
    <w:rsid w:val="00635609"/>
    <w:rsid w:val="00637F6B"/>
    <w:rsid w:val="00640871"/>
    <w:rsid w:val="0064284A"/>
    <w:rsid w:val="00642C7A"/>
    <w:rsid w:val="00644ADD"/>
    <w:rsid w:val="00647609"/>
    <w:rsid w:val="00647A8A"/>
    <w:rsid w:val="00647AE6"/>
    <w:rsid w:val="00647BCC"/>
    <w:rsid w:val="006503AC"/>
    <w:rsid w:val="006522C9"/>
    <w:rsid w:val="00652894"/>
    <w:rsid w:val="00652A36"/>
    <w:rsid w:val="00654764"/>
    <w:rsid w:val="00657869"/>
    <w:rsid w:val="00662069"/>
    <w:rsid w:val="00662F9F"/>
    <w:rsid w:val="00664303"/>
    <w:rsid w:val="00666F55"/>
    <w:rsid w:val="006705D3"/>
    <w:rsid w:val="0067195E"/>
    <w:rsid w:val="00672294"/>
    <w:rsid w:val="00673354"/>
    <w:rsid w:val="00673DFD"/>
    <w:rsid w:val="006754FF"/>
    <w:rsid w:val="00675621"/>
    <w:rsid w:val="0067778E"/>
    <w:rsid w:val="00680C31"/>
    <w:rsid w:val="0068246C"/>
    <w:rsid w:val="00683354"/>
    <w:rsid w:val="00684DDF"/>
    <w:rsid w:val="00685C5E"/>
    <w:rsid w:val="006906A5"/>
    <w:rsid w:val="00690E3C"/>
    <w:rsid w:val="00692293"/>
    <w:rsid w:val="00692A36"/>
    <w:rsid w:val="00694CC3"/>
    <w:rsid w:val="00694E7F"/>
    <w:rsid w:val="00696534"/>
    <w:rsid w:val="006976BE"/>
    <w:rsid w:val="00697A7F"/>
    <w:rsid w:val="006A0920"/>
    <w:rsid w:val="006A0CA3"/>
    <w:rsid w:val="006A158D"/>
    <w:rsid w:val="006A1ADF"/>
    <w:rsid w:val="006A2674"/>
    <w:rsid w:val="006A29AD"/>
    <w:rsid w:val="006A2F09"/>
    <w:rsid w:val="006A416D"/>
    <w:rsid w:val="006A4704"/>
    <w:rsid w:val="006A4E2B"/>
    <w:rsid w:val="006A5CEE"/>
    <w:rsid w:val="006A5F8A"/>
    <w:rsid w:val="006A6AE2"/>
    <w:rsid w:val="006A6FB6"/>
    <w:rsid w:val="006A7210"/>
    <w:rsid w:val="006A756F"/>
    <w:rsid w:val="006A7D93"/>
    <w:rsid w:val="006B028E"/>
    <w:rsid w:val="006B09F6"/>
    <w:rsid w:val="006B0F4C"/>
    <w:rsid w:val="006B21B0"/>
    <w:rsid w:val="006B2AF8"/>
    <w:rsid w:val="006B2FF1"/>
    <w:rsid w:val="006B47E2"/>
    <w:rsid w:val="006B5A25"/>
    <w:rsid w:val="006B5DE7"/>
    <w:rsid w:val="006B64C1"/>
    <w:rsid w:val="006B69E2"/>
    <w:rsid w:val="006B6DF5"/>
    <w:rsid w:val="006B749A"/>
    <w:rsid w:val="006C08C8"/>
    <w:rsid w:val="006C0915"/>
    <w:rsid w:val="006C2668"/>
    <w:rsid w:val="006C278C"/>
    <w:rsid w:val="006C30C1"/>
    <w:rsid w:val="006C34C7"/>
    <w:rsid w:val="006C3B5C"/>
    <w:rsid w:val="006C4472"/>
    <w:rsid w:val="006C47D9"/>
    <w:rsid w:val="006C62BD"/>
    <w:rsid w:val="006C6319"/>
    <w:rsid w:val="006C6BD6"/>
    <w:rsid w:val="006D00B3"/>
    <w:rsid w:val="006D06ED"/>
    <w:rsid w:val="006D131A"/>
    <w:rsid w:val="006D16D5"/>
    <w:rsid w:val="006D24DA"/>
    <w:rsid w:val="006D40BF"/>
    <w:rsid w:val="006D4436"/>
    <w:rsid w:val="006D447F"/>
    <w:rsid w:val="006D46B4"/>
    <w:rsid w:val="006D4F44"/>
    <w:rsid w:val="006D6BBB"/>
    <w:rsid w:val="006D6CFF"/>
    <w:rsid w:val="006D7FEA"/>
    <w:rsid w:val="006E1A1C"/>
    <w:rsid w:val="006E1F7F"/>
    <w:rsid w:val="006E25E0"/>
    <w:rsid w:val="006E334C"/>
    <w:rsid w:val="006E3C4B"/>
    <w:rsid w:val="006E624A"/>
    <w:rsid w:val="006E6DBE"/>
    <w:rsid w:val="006E7BC3"/>
    <w:rsid w:val="006F2515"/>
    <w:rsid w:val="006F2AA4"/>
    <w:rsid w:val="006F334D"/>
    <w:rsid w:val="006F386B"/>
    <w:rsid w:val="006F507C"/>
    <w:rsid w:val="006F53DF"/>
    <w:rsid w:val="006F610D"/>
    <w:rsid w:val="006F6E1B"/>
    <w:rsid w:val="0070067D"/>
    <w:rsid w:val="0070089F"/>
    <w:rsid w:val="0070175A"/>
    <w:rsid w:val="007020E3"/>
    <w:rsid w:val="00705F51"/>
    <w:rsid w:val="00706A70"/>
    <w:rsid w:val="00707184"/>
    <w:rsid w:val="00710DD5"/>
    <w:rsid w:val="007116AA"/>
    <w:rsid w:val="00713577"/>
    <w:rsid w:val="00713FEB"/>
    <w:rsid w:val="00714419"/>
    <w:rsid w:val="007148D2"/>
    <w:rsid w:val="00714F4D"/>
    <w:rsid w:val="007153F3"/>
    <w:rsid w:val="00715F4E"/>
    <w:rsid w:val="00716349"/>
    <w:rsid w:val="00716503"/>
    <w:rsid w:val="00717E56"/>
    <w:rsid w:val="00717E8F"/>
    <w:rsid w:val="007204C0"/>
    <w:rsid w:val="00720B15"/>
    <w:rsid w:val="00721ED0"/>
    <w:rsid w:val="0072333E"/>
    <w:rsid w:val="00723465"/>
    <w:rsid w:val="00723641"/>
    <w:rsid w:val="00724E35"/>
    <w:rsid w:val="00724E94"/>
    <w:rsid w:val="00726C43"/>
    <w:rsid w:val="00726D87"/>
    <w:rsid w:val="00727BDF"/>
    <w:rsid w:val="00730E41"/>
    <w:rsid w:val="00731A80"/>
    <w:rsid w:val="007330BB"/>
    <w:rsid w:val="007338C6"/>
    <w:rsid w:val="00734026"/>
    <w:rsid w:val="00735EC7"/>
    <w:rsid w:val="00736F3E"/>
    <w:rsid w:val="00737710"/>
    <w:rsid w:val="00741732"/>
    <w:rsid w:val="007433A9"/>
    <w:rsid w:val="0074386B"/>
    <w:rsid w:val="00743E67"/>
    <w:rsid w:val="00744B4D"/>
    <w:rsid w:val="00744C21"/>
    <w:rsid w:val="00745282"/>
    <w:rsid w:val="007470BB"/>
    <w:rsid w:val="007505D1"/>
    <w:rsid w:val="00752213"/>
    <w:rsid w:val="00755724"/>
    <w:rsid w:val="007623D3"/>
    <w:rsid w:val="00762741"/>
    <w:rsid w:val="00762B1C"/>
    <w:rsid w:val="0076317D"/>
    <w:rsid w:val="00763328"/>
    <w:rsid w:val="0076352D"/>
    <w:rsid w:val="00763702"/>
    <w:rsid w:val="00765283"/>
    <w:rsid w:val="007664AC"/>
    <w:rsid w:val="0077024F"/>
    <w:rsid w:val="007713B0"/>
    <w:rsid w:val="00773973"/>
    <w:rsid w:val="00773AC6"/>
    <w:rsid w:val="0077407F"/>
    <w:rsid w:val="0077653F"/>
    <w:rsid w:val="00777050"/>
    <w:rsid w:val="007770BC"/>
    <w:rsid w:val="007805D3"/>
    <w:rsid w:val="00780BEA"/>
    <w:rsid w:val="00781321"/>
    <w:rsid w:val="007817DC"/>
    <w:rsid w:val="00783F15"/>
    <w:rsid w:val="00784C65"/>
    <w:rsid w:val="00785EA1"/>
    <w:rsid w:val="00785F2D"/>
    <w:rsid w:val="00786517"/>
    <w:rsid w:val="0078757E"/>
    <w:rsid w:val="00787A49"/>
    <w:rsid w:val="00795950"/>
    <w:rsid w:val="00795BC7"/>
    <w:rsid w:val="007976A5"/>
    <w:rsid w:val="00797B3C"/>
    <w:rsid w:val="007A00F8"/>
    <w:rsid w:val="007A0A8D"/>
    <w:rsid w:val="007A2E56"/>
    <w:rsid w:val="007A332A"/>
    <w:rsid w:val="007A40BC"/>
    <w:rsid w:val="007A43DC"/>
    <w:rsid w:val="007A643E"/>
    <w:rsid w:val="007A65E8"/>
    <w:rsid w:val="007A7710"/>
    <w:rsid w:val="007A7725"/>
    <w:rsid w:val="007A7FFB"/>
    <w:rsid w:val="007B01E4"/>
    <w:rsid w:val="007B10EB"/>
    <w:rsid w:val="007B2121"/>
    <w:rsid w:val="007B455F"/>
    <w:rsid w:val="007B5C97"/>
    <w:rsid w:val="007B6036"/>
    <w:rsid w:val="007B6984"/>
    <w:rsid w:val="007B7242"/>
    <w:rsid w:val="007C01F7"/>
    <w:rsid w:val="007C05E3"/>
    <w:rsid w:val="007C0A42"/>
    <w:rsid w:val="007C0DBA"/>
    <w:rsid w:val="007C2350"/>
    <w:rsid w:val="007C28FC"/>
    <w:rsid w:val="007C3FF9"/>
    <w:rsid w:val="007C485E"/>
    <w:rsid w:val="007C540E"/>
    <w:rsid w:val="007D0347"/>
    <w:rsid w:val="007D3204"/>
    <w:rsid w:val="007D35B7"/>
    <w:rsid w:val="007D50E8"/>
    <w:rsid w:val="007D55AD"/>
    <w:rsid w:val="007D5CD2"/>
    <w:rsid w:val="007D7E57"/>
    <w:rsid w:val="007E063C"/>
    <w:rsid w:val="007E13E4"/>
    <w:rsid w:val="007E1E9A"/>
    <w:rsid w:val="007E4A3B"/>
    <w:rsid w:val="007E4DC3"/>
    <w:rsid w:val="007E5CA1"/>
    <w:rsid w:val="007E6A04"/>
    <w:rsid w:val="007E6B64"/>
    <w:rsid w:val="007E7676"/>
    <w:rsid w:val="007F044C"/>
    <w:rsid w:val="007F0E14"/>
    <w:rsid w:val="007F11D1"/>
    <w:rsid w:val="007F1EB8"/>
    <w:rsid w:val="007F5206"/>
    <w:rsid w:val="007F6901"/>
    <w:rsid w:val="007F7D51"/>
    <w:rsid w:val="008023C7"/>
    <w:rsid w:val="00803948"/>
    <w:rsid w:val="008041CB"/>
    <w:rsid w:val="00804F00"/>
    <w:rsid w:val="00805D25"/>
    <w:rsid w:val="00806138"/>
    <w:rsid w:val="00806B05"/>
    <w:rsid w:val="008100A9"/>
    <w:rsid w:val="008134D9"/>
    <w:rsid w:val="00814C00"/>
    <w:rsid w:val="0081676C"/>
    <w:rsid w:val="00817B75"/>
    <w:rsid w:val="00820C27"/>
    <w:rsid w:val="008212C5"/>
    <w:rsid w:val="00822774"/>
    <w:rsid w:val="008243A8"/>
    <w:rsid w:val="00825FD6"/>
    <w:rsid w:val="00827436"/>
    <w:rsid w:val="0082745B"/>
    <w:rsid w:val="00827B89"/>
    <w:rsid w:val="00830010"/>
    <w:rsid w:val="008308D9"/>
    <w:rsid w:val="00830A0A"/>
    <w:rsid w:val="00830A4C"/>
    <w:rsid w:val="00831DD9"/>
    <w:rsid w:val="0083226A"/>
    <w:rsid w:val="00832E6C"/>
    <w:rsid w:val="00833E2E"/>
    <w:rsid w:val="008346DC"/>
    <w:rsid w:val="00836916"/>
    <w:rsid w:val="00837562"/>
    <w:rsid w:val="00841487"/>
    <w:rsid w:val="0084408A"/>
    <w:rsid w:val="00845346"/>
    <w:rsid w:val="008455DB"/>
    <w:rsid w:val="00846510"/>
    <w:rsid w:val="008465B7"/>
    <w:rsid w:val="00846D26"/>
    <w:rsid w:val="00847B18"/>
    <w:rsid w:val="008510E3"/>
    <w:rsid w:val="0085139A"/>
    <w:rsid w:val="008513C3"/>
    <w:rsid w:val="00851D89"/>
    <w:rsid w:val="00852D66"/>
    <w:rsid w:val="00853F73"/>
    <w:rsid w:val="00854D21"/>
    <w:rsid w:val="00855D6A"/>
    <w:rsid w:val="008560CE"/>
    <w:rsid w:val="00856629"/>
    <w:rsid w:val="00856EFD"/>
    <w:rsid w:val="008635E5"/>
    <w:rsid w:val="008665C4"/>
    <w:rsid w:val="008738F9"/>
    <w:rsid w:val="00874295"/>
    <w:rsid w:val="008754EE"/>
    <w:rsid w:val="00875F8F"/>
    <w:rsid w:val="008763BE"/>
    <w:rsid w:val="00876DD3"/>
    <w:rsid w:val="008804CB"/>
    <w:rsid w:val="00881961"/>
    <w:rsid w:val="00881D9F"/>
    <w:rsid w:val="00881FAB"/>
    <w:rsid w:val="00882CE5"/>
    <w:rsid w:val="00883B00"/>
    <w:rsid w:val="008866AF"/>
    <w:rsid w:val="0088799A"/>
    <w:rsid w:val="00890721"/>
    <w:rsid w:val="0089085B"/>
    <w:rsid w:val="00891DED"/>
    <w:rsid w:val="00892738"/>
    <w:rsid w:val="00892780"/>
    <w:rsid w:val="00892B65"/>
    <w:rsid w:val="0089318A"/>
    <w:rsid w:val="00893814"/>
    <w:rsid w:val="00893B72"/>
    <w:rsid w:val="00893C24"/>
    <w:rsid w:val="00895A71"/>
    <w:rsid w:val="00897509"/>
    <w:rsid w:val="008975DF"/>
    <w:rsid w:val="008A15B3"/>
    <w:rsid w:val="008A197D"/>
    <w:rsid w:val="008A1B58"/>
    <w:rsid w:val="008A2152"/>
    <w:rsid w:val="008A3902"/>
    <w:rsid w:val="008A54EB"/>
    <w:rsid w:val="008A572E"/>
    <w:rsid w:val="008A6202"/>
    <w:rsid w:val="008A64DC"/>
    <w:rsid w:val="008A7327"/>
    <w:rsid w:val="008B0FF7"/>
    <w:rsid w:val="008B19F6"/>
    <w:rsid w:val="008B1EDF"/>
    <w:rsid w:val="008B2109"/>
    <w:rsid w:val="008B2483"/>
    <w:rsid w:val="008B2FF4"/>
    <w:rsid w:val="008B309F"/>
    <w:rsid w:val="008B4869"/>
    <w:rsid w:val="008B6DEB"/>
    <w:rsid w:val="008B767F"/>
    <w:rsid w:val="008B7B8A"/>
    <w:rsid w:val="008B7D85"/>
    <w:rsid w:val="008C02BF"/>
    <w:rsid w:val="008C2084"/>
    <w:rsid w:val="008C3015"/>
    <w:rsid w:val="008C37FD"/>
    <w:rsid w:val="008C417F"/>
    <w:rsid w:val="008C5B53"/>
    <w:rsid w:val="008C62EF"/>
    <w:rsid w:val="008C6575"/>
    <w:rsid w:val="008D06F8"/>
    <w:rsid w:val="008D0E08"/>
    <w:rsid w:val="008D1781"/>
    <w:rsid w:val="008D33C2"/>
    <w:rsid w:val="008D4CA9"/>
    <w:rsid w:val="008D5884"/>
    <w:rsid w:val="008D6B58"/>
    <w:rsid w:val="008D7656"/>
    <w:rsid w:val="008E2D67"/>
    <w:rsid w:val="008E3673"/>
    <w:rsid w:val="008E36EC"/>
    <w:rsid w:val="008E3E45"/>
    <w:rsid w:val="008E496A"/>
    <w:rsid w:val="008E5F59"/>
    <w:rsid w:val="008E6170"/>
    <w:rsid w:val="008E6EBE"/>
    <w:rsid w:val="008E744D"/>
    <w:rsid w:val="008E7DF1"/>
    <w:rsid w:val="008F1C73"/>
    <w:rsid w:val="008F2A64"/>
    <w:rsid w:val="008F313A"/>
    <w:rsid w:val="008F3566"/>
    <w:rsid w:val="008F4BE7"/>
    <w:rsid w:val="008F68C5"/>
    <w:rsid w:val="008F7598"/>
    <w:rsid w:val="00903882"/>
    <w:rsid w:val="00903CA8"/>
    <w:rsid w:val="009041EB"/>
    <w:rsid w:val="00907960"/>
    <w:rsid w:val="00907EBA"/>
    <w:rsid w:val="009107F4"/>
    <w:rsid w:val="0091090D"/>
    <w:rsid w:val="009131B0"/>
    <w:rsid w:val="00913D20"/>
    <w:rsid w:val="00916987"/>
    <w:rsid w:val="00916DE6"/>
    <w:rsid w:val="009207C3"/>
    <w:rsid w:val="009215A0"/>
    <w:rsid w:val="00921AB9"/>
    <w:rsid w:val="00921B0A"/>
    <w:rsid w:val="009222D8"/>
    <w:rsid w:val="00923473"/>
    <w:rsid w:val="00923931"/>
    <w:rsid w:val="00923C4E"/>
    <w:rsid w:val="00924149"/>
    <w:rsid w:val="00924887"/>
    <w:rsid w:val="0092605D"/>
    <w:rsid w:val="00926A55"/>
    <w:rsid w:val="009270A4"/>
    <w:rsid w:val="00927AC4"/>
    <w:rsid w:val="009300A6"/>
    <w:rsid w:val="009309BD"/>
    <w:rsid w:val="00932410"/>
    <w:rsid w:val="00934157"/>
    <w:rsid w:val="00934FCF"/>
    <w:rsid w:val="00935A03"/>
    <w:rsid w:val="00935CAE"/>
    <w:rsid w:val="00936840"/>
    <w:rsid w:val="0094005E"/>
    <w:rsid w:val="009410F8"/>
    <w:rsid w:val="00941D79"/>
    <w:rsid w:val="00942DEB"/>
    <w:rsid w:val="00943A0B"/>
    <w:rsid w:val="00944117"/>
    <w:rsid w:val="00944E5B"/>
    <w:rsid w:val="00944F89"/>
    <w:rsid w:val="00946144"/>
    <w:rsid w:val="00946A18"/>
    <w:rsid w:val="00946CA0"/>
    <w:rsid w:val="00947010"/>
    <w:rsid w:val="00951231"/>
    <w:rsid w:val="0095149F"/>
    <w:rsid w:val="00951A3F"/>
    <w:rsid w:val="00952573"/>
    <w:rsid w:val="0095410F"/>
    <w:rsid w:val="00955944"/>
    <w:rsid w:val="00956FE6"/>
    <w:rsid w:val="0095797F"/>
    <w:rsid w:val="009602B1"/>
    <w:rsid w:val="00960F53"/>
    <w:rsid w:val="009613F5"/>
    <w:rsid w:val="00961E59"/>
    <w:rsid w:val="0096316D"/>
    <w:rsid w:val="009631F2"/>
    <w:rsid w:val="00963A5D"/>
    <w:rsid w:val="00964F6E"/>
    <w:rsid w:val="009659A7"/>
    <w:rsid w:val="00965E53"/>
    <w:rsid w:val="00966490"/>
    <w:rsid w:val="00966B4C"/>
    <w:rsid w:val="00967109"/>
    <w:rsid w:val="0096782A"/>
    <w:rsid w:val="009703D5"/>
    <w:rsid w:val="009708A5"/>
    <w:rsid w:val="00971842"/>
    <w:rsid w:val="00972C63"/>
    <w:rsid w:val="009733C7"/>
    <w:rsid w:val="009745D5"/>
    <w:rsid w:val="00974AF6"/>
    <w:rsid w:val="00974F87"/>
    <w:rsid w:val="009765FF"/>
    <w:rsid w:val="00976E7E"/>
    <w:rsid w:val="00976F11"/>
    <w:rsid w:val="009770BE"/>
    <w:rsid w:val="00977243"/>
    <w:rsid w:val="009808A1"/>
    <w:rsid w:val="00981258"/>
    <w:rsid w:val="009812B6"/>
    <w:rsid w:val="00982594"/>
    <w:rsid w:val="00982632"/>
    <w:rsid w:val="00983D09"/>
    <w:rsid w:val="009921B8"/>
    <w:rsid w:val="0099328A"/>
    <w:rsid w:val="00993D80"/>
    <w:rsid w:val="009A0178"/>
    <w:rsid w:val="009A0297"/>
    <w:rsid w:val="009A3253"/>
    <w:rsid w:val="009A3525"/>
    <w:rsid w:val="009A63EF"/>
    <w:rsid w:val="009A7EA5"/>
    <w:rsid w:val="009B01A2"/>
    <w:rsid w:val="009B0A48"/>
    <w:rsid w:val="009B0D5D"/>
    <w:rsid w:val="009B1754"/>
    <w:rsid w:val="009B3E8F"/>
    <w:rsid w:val="009B5C4B"/>
    <w:rsid w:val="009B7F70"/>
    <w:rsid w:val="009C02ED"/>
    <w:rsid w:val="009C04A8"/>
    <w:rsid w:val="009C0811"/>
    <w:rsid w:val="009C21AD"/>
    <w:rsid w:val="009C3278"/>
    <w:rsid w:val="009C32EF"/>
    <w:rsid w:val="009C3725"/>
    <w:rsid w:val="009C40E5"/>
    <w:rsid w:val="009C4ECC"/>
    <w:rsid w:val="009C4FEB"/>
    <w:rsid w:val="009C57CA"/>
    <w:rsid w:val="009C7C97"/>
    <w:rsid w:val="009D154B"/>
    <w:rsid w:val="009D1FC4"/>
    <w:rsid w:val="009D28AD"/>
    <w:rsid w:val="009D39B0"/>
    <w:rsid w:val="009D5AAF"/>
    <w:rsid w:val="009D6C7C"/>
    <w:rsid w:val="009D7E1A"/>
    <w:rsid w:val="009E1431"/>
    <w:rsid w:val="009E2831"/>
    <w:rsid w:val="009E3331"/>
    <w:rsid w:val="009E3867"/>
    <w:rsid w:val="009E4B05"/>
    <w:rsid w:val="009E4FB6"/>
    <w:rsid w:val="009E5751"/>
    <w:rsid w:val="009E5F50"/>
    <w:rsid w:val="009E6885"/>
    <w:rsid w:val="009E6C8D"/>
    <w:rsid w:val="009E7F5E"/>
    <w:rsid w:val="009F216E"/>
    <w:rsid w:val="009F2FBD"/>
    <w:rsid w:val="009F318C"/>
    <w:rsid w:val="009F3F70"/>
    <w:rsid w:val="009F5144"/>
    <w:rsid w:val="009F6E5F"/>
    <w:rsid w:val="00A000CB"/>
    <w:rsid w:val="00A00799"/>
    <w:rsid w:val="00A00A04"/>
    <w:rsid w:val="00A01716"/>
    <w:rsid w:val="00A02CC2"/>
    <w:rsid w:val="00A02CD3"/>
    <w:rsid w:val="00A03765"/>
    <w:rsid w:val="00A05E15"/>
    <w:rsid w:val="00A07B62"/>
    <w:rsid w:val="00A07F86"/>
    <w:rsid w:val="00A10CD3"/>
    <w:rsid w:val="00A11D29"/>
    <w:rsid w:val="00A11EEA"/>
    <w:rsid w:val="00A14193"/>
    <w:rsid w:val="00A14970"/>
    <w:rsid w:val="00A1518D"/>
    <w:rsid w:val="00A154AE"/>
    <w:rsid w:val="00A167A4"/>
    <w:rsid w:val="00A169B9"/>
    <w:rsid w:val="00A170EC"/>
    <w:rsid w:val="00A175E8"/>
    <w:rsid w:val="00A202D7"/>
    <w:rsid w:val="00A21116"/>
    <w:rsid w:val="00A21A85"/>
    <w:rsid w:val="00A21F9A"/>
    <w:rsid w:val="00A2399F"/>
    <w:rsid w:val="00A244D8"/>
    <w:rsid w:val="00A25325"/>
    <w:rsid w:val="00A27C37"/>
    <w:rsid w:val="00A3067C"/>
    <w:rsid w:val="00A31594"/>
    <w:rsid w:val="00A31808"/>
    <w:rsid w:val="00A31E30"/>
    <w:rsid w:val="00A327AD"/>
    <w:rsid w:val="00A32CEB"/>
    <w:rsid w:val="00A3353E"/>
    <w:rsid w:val="00A336BD"/>
    <w:rsid w:val="00A34339"/>
    <w:rsid w:val="00A34442"/>
    <w:rsid w:val="00A365F7"/>
    <w:rsid w:val="00A377E6"/>
    <w:rsid w:val="00A3792E"/>
    <w:rsid w:val="00A40420"/>
    <w:rsid w:val="00A43F5D"/>
    <w:rsid w:val="00A46146"/>
    <w:rsid w:val="00A47253"/>
    <w:rsid w:val="00A47346"/>
    <w:rsid w:val="00A50B03"/>
    <w:rsid w:val="00A51312"/>
    <w:rsid w:val="00A517D4"/>
    <w:rsid w:val="00A53240"/>
    <w:rsid w:val="00A55F31"/>
    <w:rsid w:val="00A57307"/>
    <w:rsid w:val="00A57E81"/>
    <w:rsid w:val="00A612B1"/>
    <w:rsid w:val="00A616E8"/>
    <w:rsid w:val="00A630C2"/>
    <w:rsid w:val="00A634E3"/>
    <w:rsid w:val="00A66068"/>
    <w:rsid w:val="00A665BB"/>
    <w:rsid w:val="00A701D0"/>
    <w:rsid w:val="00A71B59"/>
    <w:rsid w:val="00A73652"/>
    <w:rsid w:val="00A74BED"/>
    <w:rsid w:val="00A75E49"/>
    <w:rsid w:val="00A76883"/>
    <w:rsid w:val="00A8125B"/>
    <w:rsid w:val="00A81650"/>
    <w:rsid w:val="00A8265A"/>
    <w:rsid w:val="00A82A91"/>
    <w:rsid w:val="00A84292"/>
    <w:rsid w:val="00A90DB0"/>
    <w:rsid w:val="00A90E43"/>
    <w:rsid w:val="00A91958"/>
    <w:rsid w:val="00A92E3C"/>
    <w:rsid w:val="00A94A2B"/>
    <w:rsid w:val="00A9557A"/>
    <w:rsid w:val="00A956E2"/>
    <w:rsid w:val="00A957AE"/>
    <w:rsid w:val="00A962E5"/>
    <w:rsid w:val="00A96C0C"/>
    <w:rsid w:val="00A97B18"/>
    <w:rsid w:val="00A97F5B"/>
    <w:rsid w:val="00AA02C3"/>
    <w:rsid w:val="00AA17AB"/>
    <w:rsid w:val="00AA2133"/>
    <w:rsid w:val="00AA2EBC"/>
    <w:rsid w:val="00AA38D0"/>
    <w:rsid w:val="00AA3975"/>
    <w:rsid w:val="00AA3A51"/>
    <w:rsid w:val="00AA3BD9"/>
    <w:rsid w:val="00AA5C09"/>
    <w:rsid w:val="00AA6A6E"/>
    <w:rsid w:val="00AA7BC4"/>
    <w:rsid w:val="00AB0953"/>
    <w:rsid w:val="00AB27D0"/>
    <w:rsid w:val="00AB36C6"/>
    <w:rsid w:val="00AB373F"/>
    <w:rsid w:val="00AB48F4"/>
    <w:rsid w:val="00AB4BE9"/>
    <w:rsid w:val="00AB6EC7"/>
    <w:rsid w:val="00AB7B7E"/>
    <w:rsid w:val="00AC0146"/>
    <w:rsid w:val="00AC1776"/>
    <w:rsid w:val="00AC2128"/>
    <w:rsid w:val="00AC24DE"/>
    <w:rsid w:val="00AC29AA"/>
    <w:rsid w:val="00AC3992"/>
    <w:rsid w:val="00AC55FF"/>
    <w:rsid w:val="00AC6D87"/>
    <w:rsid w:val="00AD1996"/>
    <w:rsid w:val="00AD4D72"/>
    <w:rsid w:val="00AD5ED0"/>
    <w:rsid w:val="00AD6A79"/>
    <w:rsid w:val="00AD702E"/>
    <w:rsid w:val="00AE0E77"/>
    <w:rsid w:val="00AE1D6C"/>
    <w:rsid w:val="00AE1F91"/>
    <w:rsid w:val="00AE20DA"/>
    <w:rsid w:val="00AE27D3"/>
    <w:rsid w:val="00AE28CF"/>
    <w:rsid w:val="00AE4686"/>
    <w:rsid w:val="00AF0262"/>
    <w:rsid w:val="00AF26E5"/>
    <w:rsid w:val="00AF3544"/>
    <w:rsid w:val="00AF3935"/>
    <w:rsid w:val="00AF3FB8"/>
    <w:rsid w:val="00AF62EA"/>
    <w:rsid w:val="00AF6396"/>
    <w:rsid w:val="00AF63A6"/>
    <w:rsid w:val="00B046C0"/>
    <w:rsid w:val="00B0586D"/>
    <w:rsid w:val="00B05F3B"/>
    <w:rsid w:val="00B06AD8"/>
    <w:rsid w:val="00B07DCE"/>
    <w:rsid w:val="00B10C18"/>
    <w:rsid w:val="00B11448"/>
    <w:rsid w:val="00B116AA"/>
    <w:rsid w:val="00B11BC8"/>
    <w:rsid w:val="00B13CF8"/>
    <w:rsid w:val="00B14CA6"/>
    <w:rsid w:val="00B1562E"/>
    <w:rsid w:val="00B15761"/>
    <w:rsid w:val="00B17B3A"/>
    <w:rsid w:val="00B17B6B"/>
    <w:rsid w:val="00B20538"/>
    <w:rsid w:val="00B205D5"/>
    <w:rsid w:val="00B208D3"/>
    <w:rsid w:val="00B2179D"/>
    <w:rsid w:val="00B2396E"/>
    <w:rsid w:val="00B23D22"/>
    <w:rsid w:val="00B240DA"/>
    <w:rsid w:val="00B242ED"/>
    <w:rsid w:val="00B24660"/>
    <w:rsid w:val="00B25A1B"/>
    <w:rsid w:val="00B277AE"/>
    <w:rsid w:val="00B279DB"/>
    <w:rsid w:val="00B3044C"/>
    <w:rsid w:val="00B31862"/>
    <w:rsid w:val="00B3325C"/>
    <w:rsid w:val="00B3381C"/>
    <w:rsid w:val="00B33CB0"/>
    <w:rsid w:val="00B34872"/>
    <w:rsid w:val="00B3498A"/>
    <w:rsid w:val="00B34D48"/>
    <w:rsid w:val="00B35843"/>
    <w:rsid w:val="00B35A36"/>
    <w:rsid w:val="00B35FA4"/>
    <w:rsid w:val="00B36B24"/>
    <w:rsid w:val="00B371D8"/>
    <w:rsid w:val="00B3733F"/>
    <w:rsid w:val="00B401FA"/>
    <w:rsid w:val="00B41B25"/>
    <w:rsid w:val="00B42FCE"/>
    <w:rsid w:val="00B441AB"/>
    <w:rsid w:val="00B4449C"/>
    <w:rsid w:val="00B45BEB"/>
    <w:rsid w:val="00B45CA9"/>
    <w:rsid w:val="00B53C8E"/>
    <w:rsid w:val="00B54AA6"/>
    <w:rsid w:val="00B553B7"/>
    <w:rsid w:val="00B55475"/>
    <w:rsid w:val="00B56964"/>
    <w:rsid w:val="00B57E26"/>
    <w:rsid w:val="00B6162C"/>
    <w:rsid w:val="00B62997"/>
    <w:rsid w:val="00B65248"/>
    <w:rsid w:val="00B65988"/>
    <w:rsid w:val="00B65A2F"/>
    <w:rsid w:val="00B666D4"/>
    <w:rsid w:val="00B737CC"/>
    <w:rsid w:val="00B73F6F"/>
    <w:rsid w:val="00B74460"/>
    <w:rsid w:val="00B7544C"/>
    <w:rsid w:val="00B75606"/>
    <w:rsid w:val="00B76F47"/>
    <w:rsid w:val="00B8147C"/>
    <w:rsid w:val="00B81523"/>
    <w:rsid w:val="00B81629"/>
    <w:rsid w:val="00B8209D"/>
    <w:rsid w:val="00B838FF"/>
    <w:rsid w:val="00B85003"/>
    <w:rsid w:val="00B854A7"/>
    <w:rsid w:val="00B86C92"/>
    <w:rsid w:val="00B86EBF"/>
    <w:rsid w:val="00B87170"/>
    <w:rsid w:val="00B90857"/>
    <w:rsid w:val="00B90C3A"/>
    <w:rsid w:val="00B91598"/>
    <w:rsid w:val="00B91AED"/>
    <w:rsid w:val="00B92129"/>
    <w:rsid w:val="00B92260"/>
    <w:rsid w:val="00B95566"/>
    <w:rsid w:val="00B9646F"/>
    <w:rsid w:val="00B97696"/>
    <w:rsid w:val="00BA27FB"/>
    <w:rsid w:val="00BA362F"/>
    <w:rsid w:val="00BA3A68"/>
    <w:rsid w:val="00BA4A76"/>
    <w:rsid w:val="00BA570D"/>
    <w:rsid w:val="00BA571E"/>
    <w:rsid w:val="00BA6DDA"/>
    <w:rsid w:val="00BA7A16"/>
    <w:rsid w:val="00BA7D70"/>
    <w:rsid w:val="00BB33CE"/>
    <w:rsid w:val="00BB3C74"/>
    <w:rsid w:val="00BB49C3"/>
    <w:rsid w:val="00BB67C3"/>
    <w:rsid w:val="00BB7365"/>
    <w:rsid w:val="00BB767A"/>
    <w:rsid w:val="00BB7DE4"/>
    <w:rsid w:val="00BC0408"/>
    <w:rsid w:val="00BC0F8B"/>
    <w:rsid w:val="00BC139D"/>
    <w:rsid w:val="00BC3210"/>
    <w:rsid w:val="00BC3838"/>
    <w:rsid w:val="00BC3F5D"/>
    <w:rsid w:val="00BC51D4"/>
    <w:rsid w:val="00BC6502"/>
    <w:rsid w:val="00BC6BDB"/>
    <w:rsid w:val="00BC6E7D"/>
    <w:rsid w:val="00BC72F3"/>
    <w:rsid w:val="00BD0800"/>
    <w:rsid w:val="00BD114F"/>
    <w:rsid w:val="00BD1CE0"/>
    <w:rsid w:val="00BD34DB"/>
    <w:rsid w:val="00BD557D"/>
    <w:rsid w:val="00BD5A5A"/>
    <w:rsid w:val="00BD5D65"/>
    <w:rsid w:val="00BD65E9"/>
    <w:rsid w:val="00BD6780"/>
    <w:rsid w:val="00BD6D1B"/>
    <w:rsid w:val="00BD6F3C"/>
    <w:rsid w:val="00BD6F40"/>
    <w:rsid w:val="00BD7A8A"/>
    <w:rsid w:val="00BE1664"/>
    <w:rsid w:val="00BE219F"/>
    <w:rsid w:val="00BE21E2"/>
    <w:rsid w:val="00BE3E9E"/>
    <w:rsid w:val="00BE44E1"/>
    <w:rsid w:val="00BE57F5"/>
    <w:rsid w:val="00BE6C0F"/>
    <w:rsid w:val="00BE6E78"/>
    <w:rsid w:val="00BF13B3"/>
    <w:rsid w:val="00BF64B2"/>
    <w:rsid w:val="00C0031C"/>
    <w:rsid w:val="00C013D2"/>
    <w:rsid w:val="00C023F7"/>
    <w:rsid w:val="00C03564"/>
    <w:rsid w:val="00C0357A"/>
    <w:rsid w:val="00C03E98"/>
    <w:rsid w:val="00C0402E"/>
    <w:rsid w:val="00C069CA"/>
    <w:rsid w:val="00C079BC"/>
    <w:rsid w:val="00C07D9C"/>
    <w:rsid w:val="00C07FF6"/>
    <w:rsid w:val="00C10BDE"/>
    <w:rsid w:val="00C124DC"/>
    <w:rsid w:val="00C156B7"/>
    <w:rsid w:val="00C166ED"/>
    <w:rsid w:val="00C16DD4"/>
    <w:rsid w:val="00C208E7"/>
    <w:rsid w:val="00C239CD"/>
    <w:rsid w:val="00C270B9"/>
    <w:rsid w:val="00C2722B"/>
    <w:rsid w:val="00C31112"/>
    <w:rsid w:val="00C3140F"/>
    <w:rsid w:val="00C31BA3"/>
    <w:rsid w:val="00C3232D"/>
    <w:rsid w:val="00C329AF"/>
    <w:rsid w:val="00C32F65"/>
    <w:rsid w:val="00C34532"/>
    <w:rsid w:val="00C351F2"/>
    <w:rsid w:val="00C3590E"/>
    <w:rsid w:val="00C36D4C"/>
    <w:rsid w:val="00C37EA5"/>
    <w:rsid w:val="00C4034A"/>
    <w:rsid w:val="00C423F2"/>
    <w:rsid w:val="00C43483"/>
    <w:rsid w:val="00C46515"/>
    <w:rsid w:val="00C46665"/>
    <w:rsid w:val="00C46DBE"/>
    <w:rsid w:val="00C47779"/>
    <w:rsid w:val="00C51347"/>
    <w:rsid w:val="00C51AEC"/>
    <w:rsid w:val="00C525CF"/>
    <w:rsid w:val="00C52EA7"/>
    <w:rsid w:val="00C5378F"/>
    <w:rsid w:val="00C546E3"/>
    <w:rsid w:val="00C55A75"/>
    <w:rsid w:val="00C56CF2"/>
    <w:rsid w:val="00C60C3B"/>
    <w:rsid w:val="00C64B5C"/>
    <w:rsid w:val="00C64BF7"/>
    <w:rsid w:val="00C70348"/>
    <w:rsid w:val="00C714BA"/>
    <w:rsid w:val="00C7308F"/>
    <w:rsid w:val="00C73AB6"/>
    <w:rsid w:val="00C77120"/>
    <w:rsid w:val="00C773C1"/>
    <w:rsid w:val="00C779E5"/>
    <w:rsid w:val="00C801E9"/>
    <w:rsid w:val="00C82100"/>
    <w:rsid w:val="00C82A06"/>
    <w:rsid w:val="00C82E42"/>
    <w:rsid w:val="00C847BC"/>
    <w:rsid w:val="00C84E59"/>
    <w:rsid w:val="00C856D4"/>
    <w:rsid w:val="00C85D93"/>
    <w:rsid w:val="00C86275"/>
    <w:rsid w:val="00C867E7"/>
    <w:rsid w:val="00C908F4"/>
    <w:rsid w:val="00C90D68"/>
    <w:rsid w:val="00C91BA6"/>
    <w:rsid w:val="00C91D73"/>
    <w:rsid w:val="00C923CF"/>
    <w:rsid w:val="00C93E92"/>
    <w:rsid w:val="00C95C6B"/>
    <w:rsid w:val="00C9792A"/>
    <w:rsid w:val="00CA02B3"/>
    <w:rsid w:val="00CA02F6"/>
    <w:rsid w:val="00CA483D"/>
    <w:rsid w:val="00CA48EF"/>
    <w:rsid w:val="00CA5720"/>
    <w:rsid w:val="00CB035C"/>
    <w:rsid w:val="00CB0583"/>
    <w:rsid w:val="00CB45E4"/>
    <w:rsid w:val="00CB49A1"/>
    <w:rsid w:val="00CB6C62"/>
    <w:rsid w:val="00CB7C27"/>
    <w:rsid w:val="00CC1422"/>
    <w:rsid w:val="00CC4556"/>
    <w:rsid w:val="00CC5185"/>
    <w:rsid w:val="00CC52A2"/>
    <w:rsid w:val="00CC6892"/>
    <w:rsid w:val="00CC6C0C"/>
    <w:rsid w:val="00CC7E52"/>
    <w:rsid w:val="00CD0903"/>
    <w:rsid w:val="00CD0DA4"/>
    <w:rsid w:val="00CD5B48"/>
    <w:rsid w:val="00CD62C6"/>
    <w:rsid w:val="00CD68CE"/>
    <w:rsid w:val="00CE02A1"/>
    <w:rsid w:val="00CE0CB3"/>
    <w:rsid w:val="00CE2A45"/>
    <w:rsid w:val="00CE5791"/>
    <w:rsid w:val="00CE5803"/>
    <w:rsid w:val="00CE69D3"/>
    <w:rsid w:val="00CE6C0E"/>
    <w:rsid w:val="00CE6E00"/>
    <w:rsid w:val="00CE76D1"/>
    <w:rsid w:val="00CE7B01"/>
    <w:rsid w:val="00CF0D7C"/>
    <w:rsid w:val="00CF0DB9"/>
    <w:rsid w:val="00CF132A"/>
    <w:rsid w:val="00CF1CAE"/>
    <w:rsid w:val="00CF48E5"/>
    <w:rsid w:val="00CF5321"/>
    <w:rsid w:val="00CF6E62"/>
    <w:rsid w:val="00CF6EB3"/>
    <w:rsid w:val="00D00922"/>
    <w:rsid w:val="00D015D4"/>
    <w:rsid w:val="00D01C94"/>
    <w:rsid w:val="00D01CFC"/>
    <w:rsid w:val="00D03118"/>
    <w:rsid w:val="00D0518E"/>
    <w:rsid w:val="00D05E41"/>
    <w:rsid w:val="00D06E70"/>
    <w:rsid w:val="00D076A6"/>
    <w:rsid w:val="00D1001F"/>
    <w:rsid w:val="00D10854"/>
    <w:rsid w:val="00D1126F"/>
    <w:rsid w:val="00D116B4"/>
    <w:rsid w:val="00D131AC"/>
    <w:rsid w:val="00D136D0"/>
    <w:rsid w:val="00D140E4"/>
    <w:rsid w:val="00D15A07"/>
    <w:rsid w:val="00D16143"/>
    <w:rsid w:val="00D22B25"/>
    <w:rsid w:val="00D233C3"/>
    <w:rsid w:val="00D242B9"/>
    <w:rsid w:val="00D244BA"/>
    <w:rsid w:val="00D25F7D"/>
    <w:rsid w:val="00D26A3B"/>
    <w:rsid w:val="00D31BCD"/>
    <w:rsid w:val="00D358F3"/>
    <w:rsid w:val="00D35C93"/>
    <w:rsid w:val="00D37773"/>
    <w:rsid w:val="00D4052F"/>
    <w:rsid w:val="00D40CF8"/>
    <w:rsid w:val="00D41E87"/>
    <w:rsid w:val="00D425C3"/>
    <w:rsid w:val="00D43D4E"/>
    <w:rsid w:val="00D44A61"/>
    <w:rsid w:val="00D44B71"/>
    <w:rsid w:val="00D469CF"/>
    <w:rsid w:val="00D47373"/>
    <w:rsid w:val="00D510F0"/>
    <w:rsid w:val="00D51483"/>
    <w:rsid w:val="00D51726"/>
    <w:rsid w:val="00D51819"/>
    <w:rsid w:val="00D5257E"/>
    <w:rsid w:val="00D52972"/>
    <w:rsid w:val="00D52BDB"/>
    <w:rsid w:val="00D52CD6"/>
    <w:rsid w:val="00D55846"/>
    <w:rsid w:val="00D55DA6"/>
    <w:rsid w:val="00D607F7"/>
    <w:rsid w:val="00D60B15"/>
    <w:rsid w:val="00D61AB7"/>
    <w:rsid w:val="00D62169"/>
    <w:rsid w:val="00D6231F"/>
    <w:rsid w:val="00D62A25"/>
    <w:rsid w:val="00D640DC"/>
    <w:rsid w:val="00D6496F"/>
    <w:rsid w:val="00D64FC3"/>
    <w:rsid w:val="00D6736B"/>
    <w:rsid w:val="00D67AEA"/>
    <w:rsid w:val="00D67C8E"/>
    <w:rsid w:val="00D71960"/>
    <w:rsid w:val="00D72739"/>
    <w:rsid w:val="00D733A4"/>
    <w:rsid w:val="00D73D1C"/>
    <w:rsid w:val="00D7603D"/>
    <w:rsid w:val="00D764BF"/>
    <w:rsid w:val="00D77374"/>
    <w:rsid w:val="00D7773E"/>
    <w:rsid w:val="00D77794"/>
    <w:rsid w:val="00D82F06"/>
    <w:rsid w:val="00D8419D"/>
    <w:rsid w:val="00D8482F"/>
    <w:rsid w:val="00D85DB2"/>
    <w:rsid w:val="00D86164"/>
    <w:rsid w:val="00D87955"/>
    <w:rsid w:val="00D905B7"/>
    <w:rsid w:val="00D90AB4"/>
    <w:rsid w:val="00D9131F"/>
    <w:rsid w:val="00D9145C"/>
    <w:rsid w:val="00D91E5C"/>
    <w:rsid w:val="00D93097"/>
    <w:rsid w:val="00D943BF"/>
    <w:rsid w:val="00D9465C"/>
    <w:rsid w:val="00D9600B"/>
    <w:rsid w:val="00D969B5"/>
    <w:rsid w:val="00D9705F"/>
    <w:rsid w:val="00D9764B"/>
    <w:rsid w:val="00D977FD"/>
    <w:rsid w:val="00DA0E05"/>
    <w:rsid w:val="00DA3295"/>
    <w:rsid w:val="00DA4B51"/>
    <w:rsid w:val="00DA5915"/>
    <w:rsid w:val="00DA7D8D"/>
    <w:rsid w:val="00DB207C"/>
    <w:rsid w:val="00DB23D8"/>
    <w:rsid w:val="00DB2673"/>
    <w:rsid w:val="00DB43A7"/>
    <w:rsid w:val="00DB4A44"/>
    <w:rsid w:val="00DB5C4D"/>
    <w:rsid w:val="00DB625E"/>
    <w:rsid w:val="00DB664E"/>
    <w:rsid w:val="00DB7C9A"/>
    <w:rsid w:val="00DC10FB"/>
    <w:rsid w:val="00DC1741"/>
    <w:rsid w:val="00DC19AA"/>
    <w:rsid w:val="00DC313A"/>
    <w:rsid w:val="00DC3DE7"/>
    <w:rsid w:val="00DC4528"/>
    <w:rsid w:val="00DC46CD"/>
    <w:rsid w:val="00DC64AF"/>
    <w:rsid w:val="00DC6F29"/>
    <w:rsid w:val="00DC77FF"/>
    <w:rsid w:val="00DC7C66"/>
    <w:rsid w:val="00DD1546"/>
    <w:rsid w:val="00DD4F32"/>
    <w:rsid w:val="00DD6C82"/>
    <w:rsid w:val="00DD7D52"/>
    <w:rsid w:val="00DE009A"/>
    <w:rsid w:val="00DE057F"/>
    <w:rsid w:val="00DE0ACB"/>
    <w:rsid w:val="00DE1792"/>
    <w:rsid w:val="00DE208A"/>
    <w:rsid w:val="00DE3FD7"/>
    <w:rsid w:val="00DE4CD6"/>
    <w:rsid w:val="00DE6179"/>
    <w:rsid w:val="00DF01E1"/>
    <w:rsid w:val="00DF0A5F"/>
    <w:rsid w:val="00DF1D5B"/>
    <w:rsid w:val="00DF31DD"/>
    <w:rsid w:val="00DF3E9C"/>
    <w:rsid w:val="00DF46DC"/>
    <w:rsid w:val="00DF4EED"/>
    <w:rsid w:val="00DF5720"/>
    <w:rsid w:val="00DF66E5"/>
    <w:rsid w:val="00DF67B8"/>
    <w:rsid w:val="00DF6935"/>
    <w:rsid w:val="00E0110F"/>
    <w:rsid w:val="00E0169D"/>
    <w:rsid w:val="00E01CB3"/>
    <w:rsid w:val="00E02AE7"/>
    <w:rsid w:val="00E0449E"/>
    <w:rsid w:val="00E04795"/>
    <w:rsid w:val="00E05B23"/>
    <w:rsid w:val="00E07105"/>
    <w:rsid w:val="00E11236"/>
    <w:rsid w:val="00E119BD"/>
    <w:rsid w:val="00E1221D"/>
    <w:rsid w:val="00E127B5"/>
    <w:rsid w:val="00E14D5C"/>
    <w:rsid w:val="00E14EEB"/>
    <w:rsid w:val="00E1584A"/>
    <w:rsid w:val="00E167A9"/>
    <w:rsid w:val="00E16AD5"/>
    <w:rsid w:val="00E1767B"/>
    <w:rsid w:val="00E2017E"/>
    <w:rsid w:val="00E20245"/>
    <w:rsid w:val="00E22BD3"/>
    <w:rsid w:val="00E2316A"/>
    <w:rsid w:val="00E2325E"/>
    <w:rsid w:val="00E237B0"/>
    <w:rsid w:val="00E2490E"/>
    <w:rsid w:val="00E2647F"/>
    <w:rsid w:val="00E267B4"/>
    <w:rsid w:val="00E26F96"/>
    <w:rsid w:val="00E27F9B"/>
    <w:rsid w:val="00E300CE"/>
    <w:rsid w:val="00E30705"/>
    <w:rsid w:val="00E31098"/>
    <w:rsid w:val="00E3117A"/>
    <w:rsid w:val="00E32339"/>
    <w:rsid w:val="00E33339"/>
    <w:rsid w:val="00E3563C"/>
    <w:rsid w:val="00E36432"/>
    <w:rsid w:val="00E36DF2"/>
    <w:rsid w:val="00E37204"/>
    <w:rsid w:val="00E37490"/>
    <w:rsid w:val="00E406A9"/>
    <w:rsid w:val="00E40B97"/>
    <w:rsid w:val="00E414C3"/>
    <w:rsid w:val="00E446DC"/>
    <w:rsid w:val="00E44A13"/>
    <w:rsid w:val="00E47AE7"/>
    <w:rsid w:val="00E50501"/>
    <w:rsid w:val="00E50CCF"/>
    <w:rsid w:val="00E52B64"/>
    <w:rsid w:val="00E53456"/>
    <w:rsid w:val="00E56DBD"/>
    <w:rsid w:val="00E56EB7"/>
    <w:rsid w:val="00E573AF"/>
    <w:rsid w:val="00E6026F"/>
    <w:rsid w:val="00E62C80"/>
    <w:rsid w:val="00E647BD"/>
    <w:rsid w:val="00E6504C"/>
    <w:rsid w:val="00E65574"/>
    <w:rsid w:val="00E65634"/>
    <w:rsid w:val="00E67D39"/>
    <w:rsid w:val="00E712A0"/>
    <w:rsid w:val="00E71FFF"/>
    <w:rsid w:val="00E72176"/>
    <w:rsid w:val="00E73652"/>
    <w:rsid w:val="00E73A7C"/>
    <w:rsid w:val="00E73E4C"/>
    <w:rsid w:val="00E743CF"/>
    <w:rsid w:val="00E771E4"/>
    <w:rsid w:val="00E77CA6"/>
    <w:rsid w:val="00E77CAC"/>
    <w:rsid w:val="00E80BE7"/>
    <w:rsid w:val="00E81CD8"/>
    <w:rsid w:val="00E82C18"/>
    <w:rsid w:val="00E84F9D"/>
    <w:rsid w:val="00E854A5"/>
    <w:rsid w:val="00E857F0"/>
    <w:rsid w:val="00E85CA1"/>
    <w:rsid w:val="00E85E95"/>
    <w:rsid w:val="00E86532"/>
    <w:rsid w:val="00E87568"/>
    <w:rsid w:val="00E90B92"/>
    <w:rsid w:val="00E947D8"/>
    <w:rsid w:val="00E9619B"/>
    <w:rsid w:val="00E96D93"/>
    <w:rsid w:val="00E97D61"/>
    <w:rsid w:val="00EA0CD8"/>
    <w:rsid w:val="00EA144F"/>
    <w:rsid w:val="00EA2067"/>
    <w:rsid w:val="00EA2511"/>
    <w:rsid w:val="00EA318A"/>
    <w:rsid w:val="00EA46FC"/>
    <w:rsid w:val="00EA6390"/>
    <w:rsid w:val="00EA711E"/>
    <w:rsid w:val="00EA722A"/>
    <w:rsid w:val="00EA7B8B"/>
    <w:rsid w:val="00EB00E6"/>
    <w:rsid w:val="00EB0E0F"/>
    <w:rsid w:val="00EB3E60"/>
    <w:rsid w:val="00EB65FE"/>
    <w:rsid w:val="00EB7AFA"/>
    <w:rsid w:val="00EC31AD"/>
    <w:rsid w:val="00EC47AA"/>
    <w:rsid w:val="00EC5B8E"/>
    <w:rsid w:val="00EC5C39"/>
    <w:rsid w:val="00EC6050"/>
    <w:rsid w:val="00EC69D8"/>
    <w:rsid w:val="00EC7C59"/>
    <w:rsid w:val="00EC7D43"/>
    <w:rsid w:val="00ED25D7"/>
    <w:rsid w:val="00ED2CD3"/>
    <w:rsid w:val="00ED32A6"/>
    <w:rsid w:val="00ED371B"/>
    <w:rsid w:val="00ED53CE"/>
    <w:rsid w:val="00ED54BF"/>
    <w:rsid w:val="00ED5693"/>
    <w:rsid w:val="00ED673C"/>
    <w:rsid w:val="00EE0A6E"/>
    <w:rsid w:val="00EE16E7"/>
    <w:rsid w:val="00EE1959"/>
    <w:rsid w:val="00EE270F"/>
    <w:rsid w:val="00EE7463"/>
    <w:rsid w:val="00EE753C"/>
    <w:rsid w:val="00EF00D8"/>
    <w:rsid w:val="00EF045C"/>
    <w:rsid w:val="00EF08C6"/>
    <w:rsid w:val="00EF0D17"/>
    <w:rsid w:val="00EF19EA"/>
    <w:rsid w:val="00EF2678"/>
    <w:rsid w:val="00EF33F5"/>
    <w:rsid w:val="00EF3EC0"/>
    <w:rsid w:val="00EF4987"/>
    <w:rsid w:val="00EF4D6D"/>
    <w:rsid w:val="00EF5881"/>
    <w:rsid w:val="00EF58F3"/>
    <w:rsid w:val="00EF6918"/>
    <w:rsid w:val="00EF77D3"/>
    <w:rsid w:val="00F01156"/>
    <w:rsid w:val="00F01420"/>
    <w:rsid w:val="00F01718"/>
    <w:rsid w:val="00F02101"/>
    <w:rsid w:val="00F02CA2"/>
    <w:rsid w:val="00F03DF6"/>
    <w:rsid w:val="00F0516F"/>
    <w:rsid w:val="00F062FC"/>
    <w:rsid w:val="00F07D29"/>
    <w:rsid w:val="00F1056E"/>
    <w:rsid w:val="00F11A6F"/>
    <w:rsid w:val="00F11C29"/>
    <w:rsid w:val="00F12B3C"/>
    <w:rsid w:val="00F13E28"/>
    <w:rsid w:val="00F14AB5"/>
    <w:rsid w:val="00F14FE3"/>
    <w:rsid w:val="00F154FB"/>
    <w:rsid w:val="00F15A14"/>
    <w:rsid w:val="00F1625D"/>
    <w:rsid w:val="00F206FA"/>
    <w:rsid w:val="00F224B6"/>
    <w:rsid w:val="00F23CB6"/>
    <w:rsid w:val="00F26FCB"/>
    <w:rsid w:val="00F27BE6"/>
    <w:rsid w:val="00F30CF0"/>
    <w:rsid w:val="00F31562"/>
    <w:rsid w:val="00F3308C"/>
    <w:rsid w:val="00F338A4"/>
    <w:rsid w:val="00F35006"/>
    <w:rsid w:val="00F366FF"/>
    <w:rsid w:val="00F36830"/>
    <w:rsid w:val="00F3780D"/>
    <w:rsid w:val="00F40FE5"/>
    <w:rsid w:val="00F41B6E"/>
    <w:rsid w:val="00F423E8"/>
    <w:rsid w:val="00F42E3D"/>
    <w:rsid w:val="00F4346A"/>
    <w:rsid w:val="00F43719"/>
    <w:rsid w:val="00F45A36"/>
    <w:rsid w:val="00F46CDE"/>
    <w:rsid w:val="00F46F82"/>
    <w:rsid w:val="00F474B3"/>
    <w:rsid w:val="00F510C1"/>
    <w:rsid w:val="00F5121D"/>
    <w:rsid w:val="00F51B0F"/>
    <w:rsid w:val="00F52888"/>
    <w:rsid w:val="00F53440"/>
    <w:rsid w:val="00F53E04"/>
    <w:rsid w:val="00F54787"/>
    <w:rsid w:val="00F55811"/>
    <w:rsid w:val="00F56348"/>
    <w:rsid w:val="00F567B2"/>
    <w:rsid w:val="00F56A88"/>
    <w:rsid w:val="00F575EE"/>
    <w:rsid w:val="00F57F6B"/>
    <w:rsid w:val="00F60673"/>
    <w:rsid w:val="00F60B9F"/>
    <w:rsid w:val="00F63DFC"/>
    <w:rsid w:val="00F64CAA"/>
    <w:rsid w:val="00F64D17"/>
    <w:rsid w:val="00F65ACE"/>
    <w:rsid w:val="00F66319"/>
    <w:rsid w:val="00F6638B"/>
    <w:rsid w:val="00F66488"/>
    <w:rsid w:val="00F66ED8"/>
    <w:rsid w:val="00F6788E"/>
    <w:rsid w:val="00F72634"/>
    <w:rsid w:val="00F726A8"/>
    <w:rsid w:val="00F7372C"/>
    <w:rsid w:val="00F73A22"/>
    <w:rsid w:val="00F73C52"/>
    <w:rsid w:val="00F73F7F"/>
    <w:rsid w:val="00F761F8"/>
    <w:rsid w:val="00F765DD"/>
    <w:rsid w:val="00F779CA"/>
    <w:rsid w:val="00F77B5E"/>
    <w:rsid w:val="00F77D14"/>
    <w:rsid w:val="00F80BBD"/>
    <w:rsid w:val="00F81550"/>
    <w:rsid w:val="00F81CEA"/>
    <w:rsid w:val="00F81D07"/>
    <w:rsid w:val="00F82982"/>
    <w:rsid w:val="00F82BF7"/>
    <w:rsid w:val="00F82E28"/>
    <w:rsid w:val="00F83E2C"/>
    <w:rsid w:val="00F87657"/>
    <w:rsid w:val="00F94E15"/>
    <w:rsid w:val="00F97625"/>
    <w:rsid w:val="00F977A2"/>
    <w:rsid w:val="00F9787A"/>
    <w:rsid w:val="00FA06AB"/>
    <w:rsid w:val="00FA14B9"/>
    <w:rsid w:val="00FA2BEA"/>
    <w:rsid w:val="00FA30E4"/>
    <w:rsid w:val="00FA4E76"/>
    <w:rsid w:val="00FA5283"/>
    <w:rsid w:val="00FA67DD"/>
    <w:rsid w:val="00FA73DB"/>
    <w:rsid w:val="00FA7FB2"/>
    <w:rsid w:val="00FB2B41"/>
    <w:rsid w:val="00FB4691"/>
    <w:rsid w:val="00FB6A97"/>
    <w:rsid w:val="00FB7EA4"/>
    <w:rsid w:val="00FC1DBF"/>
    <w:rsid w:val="00FC36AD"/>
    <w:rsid w:val="00FC3F3F"/>
    <w:rsid w:val="00FC4757"/>
    <w:rsid w:val="00FC5BD8"/>
    <w:rsid w:val="00FC5BE0"/>
    <w:rsid w:val="00FC5CD3"/>
    <w:rsid w:val="00FC6BAF"/>
    <w:rsid w:val="00FD0CF4"/>
    <w:rsid w:val="00FD1EA9"/>
    <w:rsid w:val="00FD1EAE"/>
    <w:rsid w:val="00FD2177"/>
    <w:rsid w:val="00FD2D03"/>
    <w:rsid w:val="00FD3D8B"/>
    <w:rsid w:val="00FD43AF"/>
    <w:rsid w:val="00FD4802"/>
    <w:rsid w:val="00FD49AF"/>
    <w:rsid w:val="00FD571C"/>
    <w:rsid w:val="00FD7954"/>
    <w:rsid w:val="00FD7FBF"/>
    <w:rsid w:val="00FE0822"/>
    <w:rsid w:val="00FE09B8"/>
    <w:rsid w:val="00FE0BDB"/>
    <w:rsid w:val="00FE14C5"/>
    <w:rsid w:val="00FE3045"/>
    <w:rsid w:val="00FE3522"/>
    <w:rsid w:val="00FE3F75"/>
    <w:rsid w:val="00FE435B"/>
    <w:rsid w:val="00FE4955"/>
    <w:rsid w:val="00FE636A"/>
    <w:rsid w:val="00FE6504"/>
    <w:rsid w:val="00FE7D59"/>
    <w:rsid w:val="00FF0367"/>
    <w:rsid w:val="00FF0F57"/>
    <w:rsid w:val="00FF18CA"/>
    <w:rsid w:val="00FF1AAC"/>
    <w:rsid w:val="00FF1B4F"/>
    <w:rsid w:val="00FF2BB8"/>
    <w:rsid w:val="00FF2C2D"/>
    <w:rsid w:val="00FF2EB8"/>
    <w:rsid w:val="00FF51E2"/>
    <w:rsid w:val="00FF5A1B"/>
    <w:rsid w:val="00FF6B13"/>
    <w:rsid w:val="00FF7005"/>
    <w:rsid w:val="1F5C20F8"/>
    <w:rsid w:val="70672B4E"/>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8FF72"/>
  <w15:chartTrackingRefBased/>
  <w15:docId w15:val="{5567E98C-7BB3-4551-95FC-E23EF798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EE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563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63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63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63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3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3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3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3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3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3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63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63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63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3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3F4"/>
    <w:rPr>
      <w:rFonts w:eastAsiaTheme="majorEastAsia" w:cstheme="majorBidi"/>
      <w:color w:val="272727" w:themeColor="text1" w:themeTint="D8"/>
    </w:rPr>
  </w:style>
  <w:style w:type="paragraph" w:styleId="Title">
    <w:name w:val="Title"/>
    <w:basedOn w:val="Normal"/>
    <w:next w:val="Normal"/>
    <w:link w:val="TitleChar"/>
    <w:uiPriority w:val="10"/>
    <w:qFormat/>
    <w:rsid w:val="000563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3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3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3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63F4"/>
    <w:rPr>
      <w:i/>
      <w:iCs/>
      <w:color w:val="404040" w:themeColor="text1" w:themeTint="BF"/>
    </w:rPr>
  </w:style>
  <w:style w:type="paragraph" w:styleId="ListParagraph">
    <w:name w:val="List Paragraph"/>
    <w:basedOn w:val="Normal"/>
    <w:uiPriority w:val="34"/>
    <w:qFormat/>
    <w:rsid w:val="000563F4"/>
    <w:pPr>
      <w:ind w:left="720"/>
      <w:contextualSpacing/>
    </w:pPr>
  </w:style>
  <w:style w:type="character" w:styleId="IntenseEmphasis">
    <w:name w:val="Intense Emphasis"/>
    <w:basedOn w:val="DefaultParagraphFont"/>
    <w:uiPriority w:val="21"/>
    <w:qFormat/>
    <w:rsid w:val="000563F4"/>
    <w:rPr>
      <w:i/>
      <w:iCs/>
      <w:color w:val="0F4761" w:themeColor="accent1" w:themeShade="BF"/>
    </w:rPr>
  </w:style>
  <w:style w:type="paragraph" w:styleId="IntenseQuote">
    <w:name w:val="Intense Quote"/>
    <w:basedOn w:val="Normal"/>
    <w:next w:val="Normal"/>
    <w:link w:val="IntenseQuoteChar"/>
    <w:uiPriority w:val="30"/>
    <w:qFormat/>
    <w:rsid w:val="000563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3F4"/>
    <w:rPr>
      <w:i/>
      <w:iCs/>
      <w:color w:val="0F4761" w:themeColor="accent1" w:themeShade="BF"/>
    </w:rPr>
  </w:style>
  <w:style w:type="character" w:styleId="IntenseReference">
    <w:name w:val="Intense Reference"/>
    <w:basedOn w:val="DefaultParagraphFont"/>
    <w:uiPriority w:val="32"/>
    <w:qFormat/>
    <w:rsid w:val="000563F4"/>
    <w:rPr>
      <w:b/>
      <w:bCs/>
      <w:smallCaps/>
      <w:color w:val="0F4761" w:themeColor="accent1" w:themeShade="BF"/>
      <w:spacing w:val="5"/>
    </w:rPr>
  </w:style>
  <w:style w:type="character" w:styleId="Hyperlink">
    <w:name w:val="Hyperlink"/>
    <w:basedOn w:val="DefaultParagraphFont"/>
    <w:uiPriority w:val="99"/>
    <w:unhideWhenUsed/>
    <w:rsid w:val="00202F17"/>
    <w:rPr>
      <w:color w:val="467886" w:themeColor="hyperlink"/>
      <w:u w:val="single"/>
    </w:rPr>
  </w:style>
  <w:style w:type="character" w:styleId="UnresolvedMention">
    <w:name w:val="Unresolved Mention"/>
    <w:basedOn w:val="DefaultParagraphFont"/>
    <w:uiPriority w:val="99"/>
    <w:semiHidden/>
    <w:unhideWhenUsed/>
    <w:rsid w:val="00202F17"/>
    <w:rPr>
      <w:color w:val="605E5C"/>
      <w:shd w:val="clear" w:color="auto" w:fill="E1DFDD"/>
    </w:rPr>
  </w:style>
  <w:style w:type="paragraph" w:customStyle="1" w:styleId="Default">
    <w:name w:val="Default"/>
    <w:rsid w:val="00BE6C0F"/>
    <w:pPr>
      <w:autoSpaceDE w:val="0"/>
      <w:autoSpaceDN w:val="0"/>
      <w:adjustRightInd w:val="0"/>
    </w:pPr>
    <w:rPr>
      <w:rFonts w:ascii="Tahoma" w:hAnsi="Tahoma" w:cs="Tahoma"/>
      <w:color w:val="000000"/>
      <w:kern w:val="0"/>
      <w:lang w:val="en-GB"/>
    </w:rPr>
  </w:style>
  <w:style w:type="table" w:styleId="TableGrid">
    <w:name w:val="Table Grid"/>
    <w:basedOn w:val="TableNormal"/>
    <w:uiPriority w:val="39"/>
    <w:rsid w:val="003201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75DF"/>
    <w:rPr>
      <w:color w:val="666666"/>
    </w:rPr>
  </w:style>
  <w:style w:type="character" w:styleId="FollowedHyperlink">
    <w:name w:val="FollowedHyperlink"/>
    <w:basedOn w:val="DefaultParagraphFont"/>
    <w:uiPriority w:val="99"/>
    <w:semiHidden/>
    <w:unhideWhenUsed/>
    <w:rsid w:val="009D5AAF"/>
    <w:rPr>
      <w:color w:val="96607D" w:themeColor="followedHyperlink"/>
      <w:u w:val="single"/>
    </w:rPr>
  </w:style>
  <w:style w:type="character" w:customStyle="1" w:styleId="normaltextrun">
    <w:name w:val="normaltextrun"/>
    <w:basedOn w:val="DefaultParagraphFont"/>
    <w:rsid w:val="00DE057F"/>
  </w:style>
  <w:style w:type="character" w:customStyle="1" w:styleId="eop">
    <w:name w:val="eop"/>
    <w:basedOn w:val="DefaultParagraphFont"/>
    <w:rsid w:val="00DE057F"/>
  </w:style>
  <w:style w:type="paragraph" w:styleId="NormalWeb">
    <w:name w:val="Normal (Web)"/>
    <w:basedOn w:val="Normal"/>
    <w:uiPriority w:val="99"/>
    <w:unhideWhenUsed/>
    <w:rsid w:val="00171624"/>
    <w:pPr>
      <w:spacing w:before="100" w:beforeAutospacing="1" w:after="100" w:afterAutospacing="1"/>
    </w:pPr>
  </w:style>
  <w:style w:type="paragraph" w:styleId="Header">
    <w:name w:val="header"/>
    <w:basedOn w:val="Normal"/>
    <w:link w:val="HeaderChar"/>
    <w:uiPriority w:val="99"/>
    <w:unhideWhenUsed/>
    <w:rsid w:val="00635054"/>
    <w:pPr>
      <w:tabs>
        <w:tab w:val="center" w:pos="4513"/>
        <w:tab w:val="right" w:pos="9026"/>
      </w:tabs>
    </w:pPr>
  </w:style>
  <w:style w:type="character" w:customStyle="1" w:styleId="HeaderChar">
    <w:name w:val="Header Char"/>
    <w:basedOn w:val="DefaultParagraphFont"/>
    <w:link w:val="Header"/>
    <w:uiPriority w:val="99"/>
    <w:rsid w:val="00635054"/>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35054"/>
    <w:pPr>
      <w:tabs>
        <w:tab w:val="center" w:pos="4513"/>
        <w:tab w:val="right" w:pos="9026"/>
      </w:tabs>
    </w:pPr>
  </w:style>
  <w:style w:type="character" w:customStyle="1" w:styleId="FooterChar">
    <w:name w:val="Footer Char"/>
    <w:basedOn w:val="DefaultParagraphFont"/>
    <w:link w:val="Footer"/>
    <w:uiPriority w:val="99"/>
    <w:rsid w:val="00635054"/>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096A36"/>
    <w:rPr>
      <w:rFonts w:ascii="Courier New" w:eastAsia="Times New Roman" w:hAnsi="Courier New" w:cs="Courier New"/>
      <w:sz w:val="20"/>
      <w:szCs w:val="20"/>
    </w:rPr>
  </w:style>
  <w:style w:type="character" w:customStyle="1" w:styleId="pre">
    <w:name w:val="pre"/>
    <w:basedOn w:val="DefaultParagraphFont"/>
    <w:rsid w:val="00096A36"/>
  </w:style>
  <w:style w:type="character" w:styleId="Strong">
    <w:name w:val="Strong"/>
    <w:basedOn w:val="DefaultParagraphFont"/>
    <w:uiPriority w:val="22"/>
    <w:qFormat/>
    <w:rsid w:val="00096A36"/>
    <w:rPr>
      <w:b/>
      <w:bCs/>
    </w:rPr>
  </w:style>
  <w:style w:type="character" w:styleId="CommentReference">
    <w:name w:val="annotation reference"/>
    <w:basedOn w:val="DefaultParagraphFont"/>
    <w:uiPriority w:val="99"/>
    <w:semiHidden/>
    <w:unhideWhenUsed/>
    <w:rsid w:val="00833E2E"/>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7B10EB"/>
    <w:rPr>
      <w:b/>
      <w:bCs/>
    </w:rPr>
  </w:style>
  <w:style w:type="character" w:customStyle="1" w:styleId="CommentSubjectChar">
    <w:name w:val="Comment Subject Char"/>
    <w:basedOn w:val="CommentTextChar"/>
    <w:link w:val="CommentSubject"/>
    <w:uiPriority w:val="99"/>
    <w:semiHidden/>
    <w:rsid w:val="007B10EB"/>
    <w:rPr>
      <w:rFonts w:ascii="Times New Roman" w:eastAsia="Times New Roman" w:hAnsi="Times New Roman" w:cs="Times New Roman"/>
      <w:b/>
      <w:bCs/>
      <w:kern w:val="0"/>
      <w:sz w:val="20"/>
      <w:szCs w:val="20"/>
      <w:lang w:eastAsia="en-GB"/>
      <w14:ligatures w14:val="none"/>
    </w:rPr>
  </w:style>
  <w:style w:type="character" w:customStyle="1" w:styleId="sig-paren">
    <w:name w:val="sig-paren"/>
    <w:basedOn w:val="DefaultParagraphFont"/>
    <w:rsid w:val="002B7E4F"/>
  </w:style>
  <w:style w:type="paragraph" w:styleId="Revision">
    <w:name w:val="Revision"/>
    <w:hidden/>
    <w:uiPriority w:val="99"/>
    <w:semiHidden/>
    <w:rsid w:val="002D5F45"/>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8238">
      <w:bodyDiv w:val="1"/>
      <w:marLeft w:val="0"/>
      <w:marRight w:val="0"/>
      <w:marTop w:val="0"/>
      <w:marBottom w:val="0"/>
      <w:divBdr>
        <w:top w:val="none" w:sz="0" w:space="0" w:color="auto"/>
        <w:left w:val="none" w:sz="0" w:space="0" w:color="auto"/>
        <w:bottom w:val="none" w:sz="0" w:space="0" w:color="auto"/>
        <w:right w:val="none" w:sz="0" w:space="0" w:color="auto"/>
      </w:divBdr>
    </w:div>
    <w:div w:id="456804733">
      <w:bodyDiv w:val="1"/>
      <w:marLeft w:val="0"/>
      <w:marRight w:val="0"/>
      <w:marTop w:val="0"/>
      <w:marBottom w:val="0"/>
      <w:divBdr>
        <w:top w:val="none" w:sz="0" w:space="0" w:color="auto"/>
        <w:left w:val="none" w:sz="0" w:space="0" w:color="auto"/>
        <w:bottom w:val="none" w:sz="0" w:space="0" w:color="auto"/>
        <w:right w:val="none" w:sz="0" w:space="0" w:color="auto"/>
      </w:divBdr>
    </w:div>
    <w:div w:id="509753874">
      <w:bodyDiv w:val="1"/>
      <w:marLeft w:val="0"/>
      <w:marRight w:val="0"/>
      <w:marTop w:val="0"/>
      <w:marBottom w:val="0"/>
      <w:divBdr>
        <w:top w:val="none" w:sz="0" w:space="0" w:color="auto"/>
        <w:left w:val="none" w:sz="0" w:space="0" w:color="auto"/>
        <w:bottom w:val="none" w:sz="0" w:space="0" w:color="auto"/>
        <w:right w:val="none" w:sz="0" w:space="0" w:color="auto"/>
      </w:divBdr>
    </w:div>
    <w:div w:id="513424212">
      <w:bodyDiv w:val="1"/>
      <w:marLeft w:val="0"/>
      <w:marRight w:val="0"/>
      <w:marTop w:val="0"/>
      <w:marBottom w:val="0"/>
      <w:divBdr>
        <w:top w:val="none" w:sz="0" w:space="0" w:color="auto"/>
        <w:left w:val="none" w:sz="0" w:space="0" w:color="auto"/>
        <w:bottom w:val="none" w:sz="0" w:space="0" w:color="auto"/>
        <w:right w:val="none" w:sz="0" w:space="0" w:color="auto"/>
      </w:divBdr>
      <w:divsChild>
        <w:div w:id="1660578337">
          <w:marLeft w:val="0"/>
          <w:marRight w:val="0"/>
          <w:marTop w:val="0"/>
          <w:marBottom w:val="0"/>
          <w:divBdr>
            <w:top w:val="none" w:sz="0" w:space="0" w:color="auto"/>
            <w:left w:val="none" w:sz="0" w:space="0" w:color="auto"/>
            <w:bottom w:val="none" w:sz="0" w:space="0" w:color="auto"/>
            <w:right w:val="none" w:sz="0" w:space="0" w:color="auto"/>
          </w:divBdr>
          <w:divsChild>
            <w:div w:id="103423088">
              <w:marLeft w:val="0"/>
              <w:marRight w:val="0"/>
              <w:marTop w:val="0"/>
              <w:marBottom w:val="0"/>
              <w:divBdr>
                <w:top w:val="none" w:sz="0" w:space="0" w:color="auto"/>
                <w:left w:val="none" w:sz="0" w:space="0" w:color="auto"/>
                <w:bottom w:val="none" w:sz="0" w:space="0" w:color="auto"/>
                <w:right w:val="none" w:sz="0" w:space="0" w:color="auto"/>
              </w:divBdr>
            </w:div>
            <w:div w:id="351303213">
              <w:marLeft w:val="0"/>
              <w:marRight w:val="0"/>
              <w:marTop w:val="0"/>
              <w:marBottom w:val="0"/>
              <w:divBdr>
                <w:top w:val="none" w:sz="0" w:space="0" w:color="auto"/>
                <w:left w:val="none" w:sz="0" w:space="0" w:color="auto"/>
                <w:bottom w:val="none" w:sz="0" w:space="0" w:color="auto"/>
                <w:right w:val="none" w:sz="0" w:space="0" w:color="auto"/>
              </w:divBdr>
            </w:div>
            <w:div w:id="445195565">
              <w:marLeft w:val="0"/>
              <w:marRight w:val="0"/>
              <w:marTop w:val="0"/>
              <w:marBottom w:val="0"/>
              <w:divBdr>
                <w:top w:val="none" w:sz="0" w:space="0" w:color="auto"/>
                <w:left w:val="none" w:sz="0" w:space="0" w:color="auto"/>
                <w:bottom w:val="none" w:sz="0" w:space="0" w:color="auto"/>
                <w:right w:val="none" w:sz="0" w:space="0" w:color="auto"/>
              </w:divBdr>
            </w:div>
            <w:div w:id="762847543">
              <w:marLeft w:val="0"/>
              <w:marRight w:val="0"/>
              <w:marTop w:val="0"/>
              <w:marBottom w:val="0"/>
              <w:divBdr>
                <w:top w:val="none" w:sz="0" w:space="0" w:color="auto"/>
                <w:left w:val="none" w:sz="0" w:space="0" w:color="auto"/>
                <w:bottom w:val="none" w:sz="0" w:space="0" w:color="auto"/>
                <w:right w:val="none" w:sz="0" w:space="0" w:color="auto"/>
              </w:divBdr>
            </w:div>
            <w:div w:id="782264915">
              <w:marLeft w:val="0"/>
              <w:marRight w:val="0"/>
              <w:marTop w:val="0"/>
              <w:marBottom w:val="0"/>
              <w:divBdr>
                <w:top w:val="none" w:sz="0" w:space="0" w:color="auto"/>
                <w:left w:val="none" w:sz="0" w:space="0" w:color="auto"/>
                <w:bottom w:val="none" w:sz="0" w:space="0" w:color="auto"/>
                <w:right w:val="none" w:sz="0" w:space="0" w:color="auto"/>
              </w:divBdr>
            </w:div>
            <w:div w:id="1347638354">
              <w:marLeft w:val="0"/>
              <w:marRight w:val="0"/>
              <w:marTop w:val="0"/>
              <w:marBottom w:val="0"/>
              <w:divBdr>
                <w:top w:val="none" w:sz="0" w:space="0" w:color="auto"/>
                <w:left w:val="none" w:sz="0" w:space="0" w:color="auto"/>
                <w:bottom w:val="none" w:sz="0" w:space="0" w:color="auto"/>
                <w:right w:val="none" w:sz="0" w:space="0" w:color="auto"/>
              </w:divBdr>
            </w:div>
            <w:div w:id="1363357283">
              <w:marLeft w:val="0"/>
              <w:marRight w:val="0"/>
              <w:marTop w:val="0"/>
              <w:marBottom w:val="0"/>
              <w:divBdr>
                <w:top w:val="none" w:sz="0" w:space="0" w:color="auto"/>
                <w:left w:val="none" w:sz="0" w:space="0" w:color="auto"/>
                <w:bottom w:val="none" w:sz="0" w:space="0" w:color="auto"/>
                <w:right w:val="none" w:sz="0" w:space="0" w:color="auto"/>
              </w:divBdr>
            </w:div>
            <w:div w:id="1364013335">
              <w:marLeft w:val="0"/>
              <w:marRight w:val="0"/>
              <w:marTop w:val="0"/>
              <w:marBottom w:val="0"/>
              <w:divBdr>
                <w:top w:val="none" w:sz="0" w:space="0" w:color="auto"/>
                <w:left w:val="none" w:sz="0" w:space="0" w:color="auto"/>
                <w:bottom w:val="none" w:sz="0" w:space="0" w:color="auto"/>
                <w:right w:val="none" w:sz="0" w:space="0" w:color="auto"/>
              </w:divBdr>
            </w:div>
            <w:div w:id="1387294736">
              <w:marLeft w:val="0"/>
              <w:marRight w:val="0"/>
              <w:marTop w:val="0"/>
              <w:marBottom w:val="0"/>
              <w:divBdr>
                <w:top w:val="none" w:sz="0" w:space="0" w:color="auto"/>
                <w:left w:val="none" w:sz="0" w:space="0" w:color="auto"/>
                <w:bottom w:val="none" w:sz="0" w:space="0" w:color="auto"/>
                <w:right w:val="none" w:sz="0" w:space="0" w:color="auto"/>
              </w:divBdr>
            </w:div>
            <w:div w:id="1412779231">
              <w:marLeft w:val="0"/>
              <w:marRight w:val="0"/>
              <w:marTop w:val="0"/>
              <w:marBottom w:val="0"/>
              <w:divBdr>
                <w:top w:val="none" w:sz="0" w:space="0" w:color="auto"/>
                <w:left w:val="none" w:sz="0" w:space="0" w:color="auto"/>
                <w:bottom w:val="none" w:sz="0" w:space="0" w:color="auto"/>
                <w:right w:val="none" w:sz="0" w:space="0" w:color="auto"/>
              </w:divBdr>
            </w:div>
            <w:div w:id="1586107634">
              <w:marLeft w:val="0"/>
              <w:marRight w:val="0"/>
              <w:marTop w:val="0"/>
              <w:marBottom w:val="0"/>
              <w:divBdr>
                <w:top w:val="none" w:sz="0" w:space="0" w:color="auto"/>
                <w:left w:val="none" w:sz="0" w:space="0" w:color="auto"/>
                <w:bottom w:val="none" w:sz="0" w:space="0" w:color="auto"/>
                <w:right w:val="none" w:sz="0" w:space="0" w:color="auto"/>
              </w:divBdr>
            </w:div>
            <w:div w:id="16817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1935">
      <w:bodyDiv w:val="1"/>
      <w:marLeft w:val="0"/>
      <w:marRight w:val="0"/>
      <w:marTop w:val="0"/>
      <w:marBottom w:val="0"/>
      <w:divBdr>
        <w:top w:val="none" w:sz="0" w:space="0" w:color="auto"/>
        <w:left w:val="none" w:sz="0" w:space="0" w:color="auto"/>
        <w:bottom w:val="none" w:sz="0" w:space="0" w:color="auto"/>
        <w:right w:val="none" w:sz="0" w:space="0" w:color="auto"/>
      </w:divBdr>
      <w:divsChild>
        <w:div w:id="1577284110">
          <w:marLeft w:val="0"/>
          <w:marRight w:val="0"/>
          <w:marTop w:val="0"/>
          <w:marBottom w:val="0"/>
          <w:divBdr>
            <w:top w:val="none" w:sz="0" w:space="0" w:color="auto"/>
            <w:left w:val="none" w:sz="0" w:space="0" w:color="auto"/>
            <w:bottom w:val="none" w:sz="0" w:space="0" w:color="auto"/>
            <w:right w:val="none" w:sz="0" w:space="0" w:color="auto"/>
          </w:divBdr>
          <w:divsChild>
            <w:div w:id="2894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4798">
      <w:bodyDiv w:val="1"/>
      <w:marLeft w:val="0"/>
      <w:marRight w:val="0"/>
      <w:marTop w:val="0"/>
      <w:marBottom w:val="0"/>
      <w:divBdr>
        <w:top w:val="none" w:sz="0" w:space="0" w:color="auto"/>
        <w:left w:val="none" w:sz="0" w:space="0" w:color="auto"/>
        <w:bottom w:val="none" w:sz="0" w:space="0" w:color="auto"/>
        <w:right w:val="none" w:sz="0" w:space="0" w:color="auto"/>
      </w:divBdr>
      <w:divsChild>
        <w:div w:id="559487042">
          <w:marLeft w:val="0"/>
          <w:marRight w:val="0"/>
          <w:marTop w:val="0"/>
          <w:marBottom w:val="0"/>
          <w:divBdr>
            <w:top w:val="none" w:sz="0" w:space="0" w:color="auto"/>
            <w:left w:val="none" w:sz="0" w:space="0" w:color="auto"/>
            <w:bottom w:val="none" w:sz="0" w:space="0" w:color="auto"/>
            <w:right w:val="none" w:sz="0" w:space="0" w:color="auto"/>
          </w:divBdr>
          <w:divsChild>
            <w:div w:id="948778342">
              <w:marLeft w:val="0"/>
              <w:marRight w:val="0"/>
              <w:marTop w:val="0"/>
              <w:marBottom w:val="0"/>
              <w:divBdr>
                <w:top w:val="none" w:sz="0" w:space="0" w:color="auto"/>
                <w:left w:val="none" w:sz="0" w:space="0" w:color="auto"/>
                <w:bottom w:val="none" w:sz="0" w:space="0" w:color="auto"/>
                <w:right w:val="none" w:sz="0" w:space="0" w:color="auto"/>
              </w:divBdr>
              <w:divsChild>
                <w:div w:id="561478055">
                  <w:marLeft w:val="0"/>
                  <w:marRight w:val="0"/>
                  <w:marTop w:val="0"/>
                  <w:marBottom w:val="0"/>
                  <w:divBdr>
                    <w:top w:val="none" w:sz="0" w:space="0" w:color="auto"/>
                    <w:left w:val="none" w:sz="0" w:space="0" w:color="auto"/>
                    <w:bottom w:val="none" w:sz="0" w:space="0" w:color="auto"/>
                    <w:right w:val="none" w:sz="0" w:space="0" w:color="auto"/>
                  </w:divBdr>
                  <w:divsChild>
                    <w:div w:id="650057597">
                      <w:marLeft w:val="0"/>
                      <w:marRight w:val="0"/>
                      <w:marTop w:val="0"/>
                      <w:marBottom w:val="0"/>
                      <w:divBdr>
                        <w:top w:val="none" w:sz="0" w:space="0" w:color="auto"/>
                        <w:left w:val="none" w:sz="0" w:space="0" w:color="auto"/>
                        <w:bottom w:val="none" w:sz="0" w:space="0" w:color="auto"/>
                        <w:right w:val="none" w:sz="0" w:space="0" w:color="auto"/>
                      </w:divBdr>
                      <w:divsChild>
                        <w:div w:id="769355057">
                          <w:marLeft w:val="0"/>
                          <w:marRight w:val="0"/>
                          <w:marTop w:val="0"/>
                          <w:marBottom w:val="0"/>
                          <w:divBdr>
                            <w:top w:val="none" w:sz="0" w:space="0" w:color="auto"/>
                            <w:left w:val="none" w:sz="0" w:space="0" w:color="auto"/>
                            <w:bottom w:val="none" w:sz="0" w:space="0" w:color="auto"/>
                            <w:right w:val="none" w:sz="0" w:space="0" w:color="auto"/>
                          </w:divBdr>
                          <w:divsChild>
                            <w:div w:id="1608657954">
                              <w:marLeft w:val="0"/>
                              <w:marRight w:val="0"/>
                              <w:marTop w:val="0"/>
                              <w:marBottom w:val="480"/>
                              <w:divBdr>
                                <w:top w:val="none" w:sz="0" w:space="0" w:color="auto"/>
                                <w:left w:val="none" w:sz="0" w:space="0" w:color="auto"/>
                                <w:bottom w:val="none" w:sz="0" w:space="0" w:color="auto"/>
                                <w:right w:val="none" w:sz="0" w:space="0" w:color="auto"/>
                              </w:divBdr>
                              <w:divsChild>
                                <w:div w:id="433482484">
                                  <w:marLeft w:val="0"/>
                                  <w:marRight w:val="0"/>
                                  <w:marTop w:val="0"/>
                                  <w:marBottom w:val="0"/>
                                  <w:divBdr>
                                    <w:top w:val="none" w:sz="0" w:space="0" w:color="auto"/>
                                    <w:left w:val="none" w:sz="0" w:space="0" w:color="auto"/>
                                    <w:bottom w:val="none" w:sz="0" w:space="0" w:color="auto"/>
                                    <w:right w:val="none" w:sz="0" w:space="0" w:color="auto"/>
                                  </w:divBdr>
                                </w:div>
                                <w:div w:id="7474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537126">
      <w:bodyDiv w:val="1"/>
      <w:marLeft w:val="0"/>
      <w:marRight w:val="0"/>
      <w:marTop w:val="0"/>
      <w:marBottom w:val="0"/>
      <w:divBdr>
        <w:top w:val="none" w:sz="0" w:space="0" w:color="auto"/>
        <w:left w:val="none" w:sz="0" w:space="0" w:color="auto"/>
        <w:bottom w:val="none" w:sz="0" w:space="0" w:color="auto"/>
        <w:right w:val="none" w:sz="0" w:space="0" w:color="auto"/>
      </w:divBdr>
      <w:divsChild>
        <w:div w:id="643316851">
          <w:marLeft w:val="0"/>
          <w:marRight w:val="0"/>
          <w:marTop w:val="0"/>
          <w:marBottom w:val="0"/>
          <w:divBdr>
            <w:top w:val="none" w:sz="0" w:space="0" w:color="auto"/>
            <w:left w:val="none" w:sz="0" w:space="0" w:color="auto"/>
            <w:bottom w:val="none" w:sz="0" w:space="0" w:color="auto"/>
            <w:right w:val="none" w:sz="0" w:space="0" w:color="auto"/>
          </w:divBdr>
          <w:divsChild>
            <w:div w:id="14498960">
              <w:marLeft w:val="0"/>
              <w:marRight w:val="0"/>
              <w:marTop w:val="0"/>
              <w:marBottom w:val="0"/>
              <w:divBdr>
                <w:top w:val="none" w:sz="0" w:space="0" w:color="auto"/>
                <w:left w:val="none" w:sz="0" w:space="0" w:color="auto"/>
                <w:bottom w:val="none" w:sz="0" w:space="0" w:color="auto"/>
                <w:right w:val="none" w:sz="0" w:space="0" w:color="auto"/>
              </w:divBdr>
            </w:div>
            <w:div w:id="21365214">
              <w:marLeft w:val="0"/>
              <w:marRight w:val="0"/>
              <w:marTop w:val="0"/>
              <w:marBottom w:val="0"/>
              <w:divBdr>
                <w:top w:val="none" w:sz="0" w:space="0" w:color="auto"/>
                <w:left w:val="none" w:sz="0" w:space="0" w:color="auto"/>
                <w:bottom w:val="none" w:sz="0" w:space="0" w:color="auto"/>
                <w:right w:val="none" w:sz="0" w:space="0" w:color="auto"/>
              </w:divBdr>
            </w:div>
            <w:div w:id="72894565">
              <w:marLeft w:val="0"/>
              <w:marRight w:val="0"/>
              <w:marTop w:val="0"/>
              <w:marBottom w:val="0"/>
              <w:divBdr>
                <w:top w:val="none" w:sz="0" w:space="0" w:color="auto"/>
                <w:left w:val="none" w:sz="0" w:space="0" w:color="auto"/>
                <w:bottom w:val="none" w:sz="0" w:space="0" w:color="auto"/>
                <w:right w:val="none" w:sz="0" w:space="0" w:color="auto"/>
              </w:divBdr>
            </w:div>
            <w:div w:id="169027334">
              <w:marLeft w:val="0"/>
              <w:marRight w:val="0"/>
              <w:marTop w:val="0"/>
              <w:marBottom w:val="0"/>
              <w:divBdr>
                <w:top w:val="none" w:sz="0" w:space="0" w:color="auto"/>
                <w:left w:val="none" w:sz="0" w:space="0" w:color="auto"/>
                <w:bottom w:val="none" w:sz="0" w:space="0" w:color="auto"/>
                <w:right w:val="none" w:sz="0" w:space="0" w:color="auto"/>
              </w:divBdr>
            </w:div>
            <w:div w:id="720130329">
              <w:marLeft w:val="0"/>
              <w:marRight w:val="0"/>
              <w:marTop w:val="0"/>
              <w:marBottom w:val="0"/>
              <w:divBdr>
                <w:top w:val="none" w:sz="0" w:space="0" w:color="auto"/>
                <w:left w:val="none" w:sz="0" w:space="0" w:color="auto"/>
                <w:bottom w:val="none" w:sz="0" w:space="0" w:color="auto"/>
                <w:right w:val="none" w:sz="0" w:space="0" w:color="auto"/>
              </w:divBdr>
            </w:div>
            <w:div w:id="784427332">
              <w:marLeft w:val="0"/>
              <w:marRight w:val="0"/>
              <w:marTop w:val="0"/>
              <w:marBottom w:val="0"/>
              <w:divBdr>
                <w:top w:val="none" w:sz="0" w:space="0" w:color="auto"/>
                <w:left w:val="none" w:sz="0" w:space="0" w:color="auto"/>
                <w:bottom w:val="none" w:sz="0" w:space="0" w:color="auto"/>
                <w:right w:val="none" w:sz="0" w:space="0" w:color="auto"/>
              </w:divBdr>
            </w:div>
            <w:div w:id="864372189">
              <w:marLeft w:val="0"/>
              <w:marRight w:val="0"/>
              <w:marTop w:val="0"/>
              <w:marBottom w:val="0"/>
              <w:divBdr>
                <w:top w:val="none" w:sz="0" w:space="0" w:color="auto"/>
                <w:left w:val="none" w:sz="0" w:space="0" w:color="auto"/>
                <w:bottom w:val="none" w:sz="0" w:space="0" w:color="auto"/>
                <w:right w:val="none" w:sz="0" w:space="0" w:color="auto"/>
              </w:divBdr>
            </w:div>
            <w:div w:id="866679476">
              <w:marLeft w:val="0"/>
              <w:marRight w:val="0"/>
              <w:marTop w:val="0"/>
              <w:marBottom w:val="0"/>
              <w:divBdr>
                <w:top w:val="none" w:sz="0" w:space="0" w:color="auto"/>
                <w:left w:val="none" w:sz="0" w:space="0" w:color="auto"/>
                <w:bottom w:val="none" w:sz="0" w:space="0" w:color="auto"/>
                <w:right w:val="none" w:sz="0" w:space="0" w:color="auto"/>
              </w:divBdr>
            </w:div>
            <w:div w:id="1155955084">
              <w:marLeft w:val="0"/>
              <w:marRight w:val="0"/>
              <w:marTop w:val="0"/>
              <w:marBottom w:val="0"/>
              <w:divBdr>
                <w:top w:val="none" w:sz="0" w:space="0" w:color="auto"/>
                <w:left w:val="none" w:sz="0" w:space="0" w:color="auto"/>
                <w:bottom w:val="none" w:sz="0" w:space="0" w:color="auto"/>
                <w:right w:val="none" w:sz="0" w:space="0" w:color="auto"/>
              </w:divBdr>
            </w:div>
            <w:div w:id="1418988301">
              <w:marLeft w:val="0"/>
              <w:marRight w:val="0"/>
              <w:marTop w:val="0"/>
              <w:marBottom w:val="0"/>
              <w:divBdr>
                <w:top w:val="none" w:sz="0" w:space="0" w:color="auto"/>
                <w:left w:val="none" w:sz="0" w:space="0" w:color="auto"/>
                <w:bottom w:val="none" w:sz="0" w:space="0" w:color="auto"/>
                <w:right w:val="none" w:sz="0" w:space="0" w:color="auto"/>
              </w:divBdr>
            </w:div>
            <w:div w:id="1546327678">
              <w:marLeft w:val="0"/>
              <w:marRight w:val="0"/>
              <w:marTop w:val="0"/>
              <w:marBottom w:val="0"/>
              <w:divBdr>
                <w:top w:val="none" w:sz="0" w:space="0" w:color="auto"/>
                <w:left w:val="none" w:sz="0" w:space="0" w:color="auto"/>
                <w:bottom w:val="none" w:sz="0" w:space="0" w:color="auto"/>
                <w:right w:val="none" w:sz="0" w:space="0" w:color="auto"/>
              </w:divBdr>
            </w:div>
            <w:div w:id="1559239500">
              <w:marLeft w:val="0"/>
              <w:marRight w:val="0"/>
              <w:marTop w:val="0"/>
              <w:marBottom w:val="0"/>
              <w:divBdr>
                <w:top w:val="none" w:sz="0" w:space="0" w:color="auto"/>
                <w:left w:val="none" w:sz="0" w:space="0" w:color="auto"/>
                <w:bottom w:val="none" w:sz="0" w:space="0" w:color="auto"/>
                <w:right w:val="none" w:sz="0" w:space="0" w:color="auto"/>
              </w:divBdr>
            </w:div>
            <w:div w:id="1674451353">
              <w:marLeft w:val="0"/>
              <w:marRight w:val="0"/>
              <w:marTop w:val="0"/>
              <w:marBottom w:val="0"/>
              <w:divBdr>
                <w:top w:val="none" w:sz="0" w:space="0" w:color="auto"/>
                <w:left w:val="none" w:sz="0" w:space="0" w:color="auto"/>
                <w:bottom w:val="none" w:sz="0" w:space="0" w:color="auto"/>
                <w:right w:val="none" w:sz="0" w:space="0" w:color="auto"/>
              </w:divBdr>
            </w:div>
            <w:div w:id="1684284640">
              <w:marLeft w:val="0"/>
              <w:marRight w:val="0"/>
              <w:marTop w:val="0"/>
              <w:marBottom w:val="0"/>
              <w:divBdr>
                <w:top w:val="none" w:sz="0" w:space="0" w:color="auto"/>
                <w:left w:val="none" w:sz="0" w:space="0" w:color="auto"/>
                <w:bottom w:val="none" w:sz="0" w:space="0" w:color="auto"/>
                <w:right w:val="none" w:sz="0" w:space="0" w:color="auto"/>
              </w:divBdr>
            </w:div>
            <w:div w:id="177893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6611">
      <w:bodyDiv w:val="1"/>
      <w:marLeft w:val="0"/>
      <w:marRight w:val="0"/>
      <w:marTop w:val="0"/>
      <w:marBottom w:val="0"/>
      <w:divBdr>
        <w:top w:val="none" w:sz="0" w:space="0" w:color="auto"/>
        <w:left w:val="none" w:sz="0" w:space="0" w:color="auto"/>
        <w:bottom w:val="none" w:sz="0" w:space="0" w:color="auto"/>
        <w:right w:val="none" w:sz="0" w:space="0" w:color="auto"/>
      </w:divBdr>
      <w:divsChild>
        <w:div w:id="464809459">
          <w:marLeft w:val="0"/>
          <w:marRight w:val="0"/>
          <w:marTop w:val="0"/>
          <w:marBottom w:val="0"/>
          <w:divBdr>
            <w:top w:val="none" w:sz="0" w:space="0" w:color="auto"/>
            <w:left w:val="none" w:sz="0" w:space="0" w:color="auto"/>
            <w:bottom w:val="none" w:sz="0" w:space="0" w:color="auto"/>
            <w:right w:val="none" w:sz="0" w:space="0" w:color="auto"/>
          </w:divBdr>
          <w:divsChild>
            <w:div w:id="17178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5148">
      <w:bodyDiv w:val="1"/>
      <w:marLeft w:val="0"/>
      <w:marRight w:val="0"/>
      <w:marTop w:val="0"/>
      <w:marBottom w:val="0"/>
      <w:divBdr>
        <w:top w:val="none" w:sz="0" w:space="0" w:color="auto"/>
        <w:left w:val="none" w:sz="0" w:space="0" w:color="auto"/>
        <w:bottom w:val="none" w:sz="0" w:space="0" w:color="auto"/>
        <w:right w:val="none" w:sz="0" w:space="0" w:color="auto"/>
      </w:divBdr>
      <w:divsChild>
        <w:div w:id="1370301757">
          <w:marLeft w:val="0"/>
          <w:marRight w:val="0"/>
          <w:marTop w:val="0"/>
          <w:marBottom w:val="0"/>
          <w:divBdr>
            <w:top w:val="none" w:sz="0" w:space="0" w:color="auto"/>
            <w:left w:val="none" w:sz="0" w:space="0" w:color="auto"/>
            <w:bottom w:val="none" w:sz="0" w:space="0" w:color="auto"/>
            <w:right w:val="none" w:sz="0" w:space="0" w:color="auto"/>
          </w:divBdr>
          <w:divsChild>
            <w:div w:id="158273656">
              <w:marLeft w:val="0"/>
              <w:marRight w:val="0"/>
              <w:marTop w:val="0"/>
              <w:marBottom w:val="0"/>
              <w:divBdr>
                <w:top w:val="none" w:sz="0" w:space="0" w:color="auto"/>
                <w:left w:val="none" w:sz="0" w:space="0" w:color="auto"/>
                <w:bottom w:val="none" w:sz="0" w:space="0" w:color="auto"/>
                <w:right w:val="none" w:sz="0" w:space="0" w:color="auto"/>
              </w:divBdr>
            </w:div>
            <w:div w:id="290524242">
              <w:marLeft w:val="0"/>
              <w:marRight w:val="0"/>
              <w:marTop w:val="0"/>
              <w:marBottom w:val="0"/>
              <w:divBdr>
                <w:top w:val="none" w:sz="0" w:space="0" w:color="auto"/>
                <w:left w:val="none" w:sz="0" w:space="0" w:color="auto"/>
                <w:bottom w:val="none" w:sz="0" w:space="0" w:color="auto"/>
                <w:right w:val="none" w:sz="0" w:space="0" w:color="auto"/>
              </w:divBdr>
            </w:div>
            <w:div w:id="582301908">
              <w:marLeft w:val="0"/>
              <w:marRight w:val="0"/>
              <w:marTop w:val="0"/>
              <w:marBottom w:val="0"/>
              <w:divBdr>
                <w:top w:val="none" w:sz="0" w:space="0" w:color="auto"/>
                <w:left w:val="none" w:sz="0" w:space="0" w:color="auto"/>
                <w:bottom w:val="none" w:sz="0" w:space="0" w:color="auto"/>
                <w:right w:val="none" w:sz="0" w:space="0" w:color="auto"/>
              </w:divBdr>
            </w:div>
            <w:div w:id="597251062">
              <w:marLeft w:val="0"/>
              <w:marRight w:val="0"/>
              <w:marTop w:val="0"/>
              <w:marBottom w:val="0"/>
              <w:divBdr>
                <w:top w:val="none" w:sz="0" w:space="0" w:color="auto"/>
                <w:left w:val="none" w:sz="0" w:space="0" w:color="auto"/>
                <w:bottom w:val="none" w:sz="0" w:space="0" w:color="auto"/>
                <w:right w:val="none" w:sz="0" w:space="0" w:color="auto"/>
              </w:divBdr>
            </w:div>
            <w:div w:id="632447974">
              <w:marLeft w:val="0"/>
              <w:marRight w:val="0"/>
              <w:marTop w:val="0"/>
              <w:marBottom w:val="0"/>
              <w:divBdr>
                <w:top w:val="none" w:sz="0" w:space="0" w:color="auto"/>
                <w:left w:val="none" w:sz="0" w:space="0" w:color="auto"/>
                <w:bottom w:val="none" w:sz="0" w:space="0" w:color="auto"/>
                <w:right w:val="none" w:sz="0" w:space="0" w:color="auto"/>
              </w:divBdr>
            </w:div>
            <w:div w:id="1025598837">
              <w:marLeft w:val="0"/>
              <w:marRight w:val="0"/>
              <w:marTop w:val="0"/>
              <w:marBottom w:val="0"/>
              <w:divBdr>
                <w:top w:val="none" w:sz="0" w:space="0" w:color="auto"/>
                <w:left w:val="none" w:sz="0" w:space="0" w:color="auto"/>
                <w:bottom w:val="none" w:sz="0" w:space="0" w:color="auto"/>
                <w:right w:val="none" w:sz="0" w:space="0" w:color="auto"/>
              </w:divBdr>
            </w:div>
            <w:div w:id="1511333696">
              <w:marLeft w:val="0"/>
              <w:marRight w:val="0"/>
              <w:marTop w:val="0"/>
              <w:marBottom w:val="0"/>
              <w:divBdr>
                <w:top w:val="none" w:sz="0" w:space="0" w:color="auto"/>
                <w:left w:val="none" w:sz="0" w:space="0" w:color="auto"/>
                <w:bottom w:val="none" w:sz="0" w:space="0" w:color="auto"/>
                <w:right w:val="none" w:sz="0" w:space="0" w:color="auto"/>
              </w:divBdr>
            </w:div>
            <w:div w:id="190907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6419">
      <w:bodyDiv w:val="1"/>
      <w:marLeft w:val="0"/>
      <w:marRight w:val="0"/>
      <w:marTop w:val="0"/>
      <w:marBottom w:val="0"/>
      <w:divBdr>
        <w:top w:val="none" w:sz="0" w:space="0" w:color="auto"/>
        <w:left w:val="none" w:sz="0" w:space="0" w:color="auto"/>
        <w:bottom w:val="none" w:sz="0" w:space="0" w:color="auto"/>
        <w:right w:val="none" w:sz="0" w:space="0" w:color="auto"/>
      </w:divBdr>
    </w:div>
    <w:div w:id="1271426474">
      <w:bodyDiv w:val="1"/>
      <w:marLeft w:val="0"/>
      <w:marRight w:val="0"/>
      <w:marTop w:val="0"/>
      <w:marBottom w:val="0"/>
      <w:divBdr>
        <w:top w:val="none" w:sz="0" w:space="0" w:color="auto"/>
        <w:left w:val="none" w:sz="0" w:space="0" w:color="auto"/>
        <w:bottom w:val="none" w:sz="0" w:space="0" w:color="auto"/>
        <w:right w:val="none" w:sz="0" w:space="0" w:color="auto"/>
      </w:divBdr>
      <w:divsChild>
        <w:div w:id="265582502">
          <w:marLeft w:val="0"/>
          <w:marRight w:val="0"/>
          <w:marTop w:val="0"/>
          <w:marBottom w:val="0"/>
          <w:divBdr>
            <w:top w:val="none" w:sz="0" w:space="0" w:color="auto"/>
            <w:left w:val="none" w:sz="0" w:space="0" w:color="auto"/>
            <w:bottom w:val="none" w:sz="0" w:space="0" w:color="auto"/>
            <w:right w:val="none" w:sz="0" w:space="0" w:color="auto"/>
          </w:divBdr>
          <w:divsChild>
            <w:div w:id="603001011">
              <w:marLeft w:val="0"/>
              <w:marRight w:val="0"/>
              <w:marTop w:val="0"/>
              <w:marBottom w:val="0"/>
              <w:divBdr>
                <w:top w:val="none" w:sz="0" w:space="0" w:color="auto"/>
                <w:left w:val="none" w:sz="0" w:space="0" w:color="auto"/>
                <w:bottom w:val="none" w:sz="0" w:space="0" w:color="auto"/>
                <w:right w:val="none" w:sz="0" w:space="0" w:color="auto"/>
              </w:divBdr>
            </w:div>
            <w:div w:id="848443814">
              <w:marLeft w:val="0"/>
              <w:marRight w:val="0"/>
              <w:marTop w:val="0"/>
              <w:marBottom w:val="0"/>
              <w:divBdr>
                <w:top w:val="none" w:sz="0" w:space="0" w:color="auto"/>
                <w:left w:val="none" w:sz="0" w:space="0" w:color="auto"/>
                <w:bottom w:val="none" w:sz="0" w:space="0" w:color="auto"/>
                <w:right w:val="none" w:sz="0" w:space="0" w:color="auto"/>
              </w:divBdr>
            </w:div>
            <w:div w:id="856045632">
              <w:marLeft w:val="0"/>
              <w:marRight w:val="0"/>
              <w:marTop w:val="0"/>
              <w:marBottom w:val="0"/>
              <w:divBdr>
                <w:top w:val="none" w:sz="0" w:space="0" w:color="auto"/>
                <w:left w:val="none" w:sz="0" w:space="0" w:color="auto"/>
                <w:bottom w:val="none" w:sz="0" w:space="0" w:color="auto"/>
                <w:right w:val="none" w:sz="0" w:space="0" w:color="auto"/>
              </w:divBdr>
            </w:div>
            <w:div w:id="1633755931">
              <w:marLeft w:val="0"/>
              <w:marRight w:val="0"/>
              <w:marTop w:val="0"/>
              <w:marBottom w:val="0"/>
              <w:divBdr>
                <w:top w:val="none" w:sz="0" w:space="0" w:color="auto"/>
                <w:left w:val="none" w:sz="0" w:space="0" w:color="auto"/>
                <w:bottom w:val="none" w:sz="0" w:space="0" w:color="auto"/>
                <w:right w:val="none" w:sz="0" w:space="0" w:color="auto"/>
              </w:divBdr>
            </w:div>
            <w:div w:id="16992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3257">
      <w:bodyDiv w:val="1"/>
      <w:marLeft w:val="0"/>
      <w:marRight w:val="0"/>
      <w:marTop w:val="0"/>
      <w:marBottom w:val="0"/>
      <w:divBdr>
        <w:top w:val="none" w:sz="0" w:space="0" w:color="auto"/>
        <w:left w:val="none" w:sz="0" w:space="0" w:color="auto"/>
        <w:bottom w:val="none" w:sz="0" w:space="0" w:color="auto"/>
        <w:right w:val="none" w:sz="0" w:space="0" w:color="auto"/>
      </w:divBdr>
      <w:divsChild>
        <w:div w:id="824930804">
          <w:marLeft w:val="0"/>
          <w:marRight w:val="0"/>
          <w:marTop w:val="0"/>
          <w:marBottom w:val="0"/>
          <w:divBdr>
            <w:top w:val="none" w:sz="0" w:space="0" w:color="auto"/>
            <w:left w:val="none" w:sz="0" w:space="0" w:color="auto"/>
            <w:bottom w:val="none" w:sz="0" w:space="0" w:color="auto"/>
            <w:right w:val="none" w:sz="0" w:space="0" w:color="auto"/>
          </w:divBdr>
          <w:divsChild>
            <w:div w:id="12875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18">
      <w:bodyDiv w:val="1"/>
      <w:marLeft w:val="0"/>
      <w:marRight w:val="0"/>
      <w:marTop w:val="0"/>
      <w:marBottom w:val="0"/>
      <w:divBdr>
        <w:top w:val="none" w:sz="0" w:space="0" w:color="auto"/>
        <w:left w:val="none" w:sz="0" w:space="0" w:color="auto"/>
        <w:bottom w:val="none" w:sz="0" w:space="0" w:color="auto"/>
        <w:right w:val="none" w:sz="0" w:space="0" w:color="auto"/>
      </w:divBdr>
      <w:divsChild>
        <w:div w:id="1924727280">
          <w:marLeft w:val="0"/>
          <w:marRight w:val="0"/>
          <w:marTop w:val="0"/>
          <w:marBottom w:val="0"/>
          <w:divBdr>
            <w:top w:val="none" w:sz="0" w:space="0" w:color="auto"/>
            <w:left w:val="none" w:sz="0" w:space="0" w:color="auto"/>
            <w:bottom w:val="none" w:sz="0" w:space="0" w:color="auto"/>
            <w:right w:val="none" w:sz="0" w:space="0" w:color="auto"/>
          </w:divBdr>
          <w:divsChild>
            <w:div w:id="18548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9111">
      <w:bodyDiv w:val="1"/>
      <w:marLeft w:val="0"/>
      <w:marRight w:val="0"/>
      <w:marTop w:val="0"/>
      <w:marBottom w:val="0"/>
      <w:divBdr>
        <w:top w:val="none" w:sz="0" w:space="0" w:color="auto"/>
        <w:left w:val="none" w:sz="0" w:space="0" w:color="auto"/>
        <w:bottom w:val="none" w:sz="0" w:space="0" w:color="auto"/>
        <w:right w:val="none" w:sz="0" w:space="0" w:color="auto"/>
      </w:divBdr>
      <w:divsChild>
        <w:div w:id="807404400">
          <w:marLeft w:val="0"/>
          <w:marRight w:val="0"/>
          <w:marTop w:val="0"/>
          <w:marBottom w:val="0"/>
          <w:divBdr>
            <w:top w:val="none" w:sz="0" w:space="0" w:color="auto"/>
            <w:left w:val="none" w:sz="0" w:space="0" w:color="auto"/>
            <w:bottom w:val="none" w:sz="0" w:space="0" w:color="auto"/>
            <w:right w:val="none" w:sz="0" w:space="0" w:color="auto"/>
          </w:divBdr>
          <w:divsChild>
            <w:div w:id="14808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303">
      <w:bodyDiv w:val="1"/>
      <w:marLeft w:val="0"/>
      <w:marRight w:val="0"/>
      <w:marTop w:val="0"/>
      <w:marBottom w:val="0"/>
      <w:divBdr>
        <w:top w:val="none" w:sz="0" w:space="0" w:color="auto"/>
        <w:left w:val="none" w:sz="0" w:space="0" w:color="auto"/>
        <w:bottom w:val="none" w:sz="0" w:space="0" w:color="auto"/>
        <w:right w:val="none" w:sz="0" w:space="0" w:color="auto"/>
      </w:divBdr>
      <w:divsChild>
        <w:div w:id="524749690">
          <w:marLeft w:val="0"/>
          <w:marRight w:val="0"/>
          <w:marTop w:val="0"/>
          <w:marBottom w:val="0"/>
          <w:divBdr>
            <w:top w:val="none" w:sz="0" w:space="0" w:color="auto"/>
            <w:left w:val="none" w:sz="0" w:space="0" w:color="auto"/>
            <w:bottom w:val="none" w:sz="0" w:space="0" w:color="auto"/>
            <w:right w:val="none" w:sz="0" w:space="0" w:color="auto"/>
          </w:divBdr>
          <w:divsChild>
            <w:div w:id="20075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98385">
      <w:bodyDiv w:val="1"/>
      <w:marLeft w:val="0"/>
      <w:marRight w:val="0"/>
      <w:marTop w:val="0"/>
      <w:marBottom w:val="0"/>
      <w:divBdr>
        <w:top w:val="none" w:sz="0" w:space="0" w:color="auto"/>
        <w:left w:val="none" w:sz="0" w:space="0" w:color="auto"/>
        <w:bottom w:val="none" w:sz="0" w:space="0" w:color="auto"/>
        <w:right w:val="none" w:sz="0" w:space="0" w:color="auto"/>
      </w:divBdr>
    </w:div>
    <w:div w:id="1874033997">
      <w:bodyDiv w:val="1"/>
      <w:marLeft w:val="0"/>
      <w:marRight w:val="0"/>
      <w:marTop w:val="0"/>
      <w:marBottom w:val="0"/>
      <w:divBdr>
        <w:top w:val="none" w:sz="0" w:space="0" w:color="auto"/>
        <w:left w:val="none" w:sz="0" w:space="0" w:color="auto"/>
        <w:bottom w:val="none" w:sz="0" w:space="0" w:color="auto"/>
        <w:right w:val="none" w:sz="0" w:space="0" w:color="auto"/>
      </w:divBdr>
      <w:divsChild>
        <w:div w:id="172184588">
          <w:marLeft w:val="0"/>
          <w:marRight w:val="0"/>
          <w:marTop w:val="0"/>
          <w:marBottom w:val="0"/>
          <w:divBdr>
            <w:top w:val="none" w:sz="0" w:space="0" w:color="auto"/>
            <w:left w:val="none" w:sz="0" w:space="0" w:color="auto"/>
            <w:bottom w:val="none" w:sz="0" w:space="0" w:color="auto"/>
            <w:right w:val="none" w:sz="0" w:space="0" w:color="auto"/>
          </w:divBdr>
          <w:divsChild>
            <w:div w:id="728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link.springer.com/article/10.1186/s40537-021-00516-9" TargetMode="External"/><Relationship Id="rId39" Type="http://schemas.openxmlformats.org/officeDocument/2006/relationships/hyperlink" Target="https://scikit-learn.org/stable/modules/generated/sklearn.ensemble.RandomForestRegressor.html" TargetMode="External"/><Relationship Id="rId21" Type="http://schemas.openxmlformats.org/officeDocument/2006/relationships/image" Target="media/image9.png"/><Relationship Id="rId34" Type="http://schemas.openxmlformats.org/officeDocument/2006/relationships/hyperlink" Target="https://onlinelibrary.wiley.com/doi/10.5694/mja2.52452" TargetMode="External"/><Relationship Id="rId42" Type="http://schemas.openxmlformats.org/officeDocument/2006/relationships/hyperlink" Target="https://dl.acm.org/doi/10.1145/3292500.3330701" TargetMode="External"/><Relationship Id="rId47" Type="http://schemas.openxmlformats.org/officeDocument/2006/relationships/hyperlink" Target="https://academic.oup.com/jrsssb/article/67/2/301/7109482" TargetMode="External"/><Relationship Id="rId50" Type="http://schemas.openxmlformats.org/officeDocument/2006/relationships/hyperlink" Target="https://www.who.int/data/gho/data/indicators/indicator-details/GHO/maternal-mortality-ratio-(per-100-000-live-births)" TargetMode="External"/><Relationship Id="rId55" Type="http://schemas.openxmlformats.org/officeDocument/2006/relationships/hyperlink" Target="https://www.who.int/data/sets/health-inequality-monitor-datase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scikit-learn.org/stable/modules/generated/sklearn.decomposition.PCA.html" TargetMode="Externa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hyperlink" Target="https://www.sciencedirect.com/science/article/pii/S0169023X23000587?pes=vor&amp;utm_source=scopus&amp;getft_integrator=scopus" TargetMode="External"/><Relationship Id="rId37" Type="http://schemas.openxmlformats.org/officeDocument/2006/relationships/hyperlink" Target="https://www.sciencedirect.com/science/article/pii/S2589537024002323" TargetMode="External"/><Relationship Id="rId40" Type="http://schemas.openxmlformats.org/officeDocument/2006/relationships/hyperlink" Target="https://xgboost.readthedocs.io/en/stable/parameter.html" TargetMode="External"/><Relationship Id="rId45" Type="http://schemas.openxmlformats.org/officeDocument/2006/relationships/hyperlink" Target="https://scikit-learn.org/stable/modules/generated/sklearn.linear_model.ElasticNet.html" TargetMode="External"/><Relationship Id="rId53" Type="http://schemas.openxmlformats.org/officeDocument/2006/relationships/hyperlink" Target="https://genderdata.worldbank.org/en/indicator/sh-sta-mmrt?estimate=National" TargetMode="External"/><Relationship Id="rId58" Type="http://schemas.openxmlformats.org/officeDocument/2006/relationships/hyperlink" Target="https://www.who.int/data/sets/health-inequality-monitor-datase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link.springer.com/article/10.1007/s40273-023-01297-0" TargetMode="External"/><Relationship Id="rId30" Type="http://schemas.openxmlformats.org/officeDocument/2006/relationships/hyperlink" Target="https://www.nature.com/articles/s41592-018-0019-x" TargetMode="External"/><Relationship Id="rId35" Type="http://schemas.openxmlformats.org/officeDocument/2006/relationships/hyperlink" Target="https://pubmed.ncbi.nlm.nih.gov/27642018/" TargetMode="External"/><Relationship Id="rId43" Type="http://schemas.openxmlformats.org/officeDocument/2006/relationships/hyperlink" Target="https://pmc.ncbi.nlm.nih.gov/articles/PMC10298658/" TargetMode="External"/><Relationship Id="rId48" Type="http://schemas.openxmlformats.org/officeDocument/2006/relationships/hyperlink" Target="file:///Users/rosalitarosenberg/Downloads/B_STCO.0000035301.49549.88.pdf" TargetMode="External"/><Relationship Id="rId56" Type="http://schemas.openxmlformats.org/officeDocument/2006/relationships/hyperlink" Target="https://www.who.int/data/sets/health-inequality-monitor-dataset" TargetMode="External"/><Relationship Id="rId8" Type="http://schemas.openxmlformats.org/officeDocument/2006/relationships/comments" Target="comments.xml"/><Relationship Id="rId51" Type="http://schemas.openxmlformats.org/officeDocument/2006/relationships/hyperlink" Target="https://vizhub.healthdata.org/gbd-results/" TargetMode="External"/><Relationship Id="rId3" Type="http://schemas.openxmlformats.org/officeDocument/2006/relationships/styles" Target="styles.xml"/><Relationship Id="rId12" Type="http://schemas.openxmlformats.org/officeDocument/2006/relationships/hyperlink" Target="https://github.com/R0sle/health_economics_honour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iris.who.int/bitstream/handle/10665/381012/9789240108462-eng.pdf?sequence=1" TargetMode="External"/><Relationship Id="rId38" Type="http://schemas.openxmlformats.org/officeDocument/2006/relationships/hyperlink" Target="https://scikit-learn.org/stable/modules/generated/sklearn.model_selection.GroupKFold.html" TargetMode="External"/><Relationship Id="rId46" Type="http://schemas.openxmlformats.org/officeDocument/2006/relationships/hyperlink" Target="https://scikit-learn.org/stable/modules/generated/sklearn.svm.SVR.html" TargetMode="External"/><Relationship Id="rId59" Type="http://schemas.openxmlformats.org/officeDocument/2006/relationships/hyperlink" Target="https://www.iban.com/country-codes" TargetMode="External"/><Relationship Id="rId20" Type="http://schemas.openxmlformats.org/officeDocument/2006/relationships/image" Target="media/image8.png"/><Relationship Id="rId41" Type="http://schemas.openxmlformats.org/officeDocument/2006/relationships/hyperlink" Target="https://lightgbm.readthedocs.io/en/latest/Parameters.html" TargetMode="External"/><Relationship Id="rId54" Type="http://schemas.openxmlformats.org/officeDocument/2006/relationships/hyperlink" Target="https://genderdata.worldbank.org/en/topics/health"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scikit-learn.org/stable/modules/generated/sklearn.impute.KNNImputer.html" TargetMode="External"/><Relationship Id="rId36" Type="http://schemas.openxmlformats.org/officeDocument/2006/relationships/hyperlink" Target="https://pmc.ncbi.nlm.nih.gov/articles/PMC11117177/pdf/jogh-14-04128.pdf" TargetMode="External"/><Relationship Id="rId49" Type="http://schemas.openxmlformats.org/officeDocument/2006/relationships/hyperlink" Target="https://www.nature.com/articles/s41598-024-71934-x" TargetMode="External"/><Relationship Id="rId57" Type="http://schemas.openxmlformats.org/officeDocument/2006/relationships/hyperlink" Target="https://www.who.int/data/sets/health-inequality-monitor-dataset" TargetMode="External"/><Relationship Id="rId10" Type="http://schemas.microsoft.com/office/2016/09/relationships/commentsIds" Target="commentsIds.xml"/><Relationship Id="rId31" Type="http://schemas.openxmlformats.org/officeDocument/2006/relationships/hyperlink" Target="https://jmai.amegroups.org/article/view/8590/html" TargetMode="External"/><Relationship Id="rId44" Type="http://schemas.openxmlformats.org/officeDocument/2006/relationships/hyperlink" Target="https://scikit-learn.org/stable/modules/generated/sklearn.model_selection.train_test_split.html" TargetMode="External"/><Relationship Id="rId52" Type="http://schemas.openxmlformats.org/officeDocument/2006/relationships/hyperlink" Target="https://doi.org/10.7910/DVN/UBGY9P" TargetMode="External"/><Relationship Id="rId60" Type="http://schemas.openxmlformats.org/officeDocument/2006/relationships/hyperlink" Target="https://link.springer.com/article/10.1007/s42979-022-01249-z" TargetMode="Externa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E7A47-A028-064C-B4C2-6FDB7350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8319</Words>
  <Characters>47422</Characters>
  <Application>Microsoft Office Word</Application>
  <DocSecurity>4</DocSecurity>
  <Lines>395</Lines>
  <Paragraphs>111</Paragraphs>
  <ScaleCrop>false</ScaleCrop>
  <Company/>
  <LinksUpToDate>false</LinksUpToDate>
  <CharactersWithSpaces>55630</CharactersWithSpaces>
  <SharedDoc>false</SharedDoc>
  <HLinks>
    <vt:vector size="216" baseType="variant">
      <vt:variant>
        <vt:i4>4587529</vt:i4>
      </vt:variant>
      <vt:variant>
        <vt:i4>105</vt:i4>
      </vt:variant>
      <vt:variant>
        <vt:i4>0</vt:i4>
      </vt:variant>
      <vt:variant>
        <vt:i4>5</vt:i4>
      </vt:variant>
      <vt:variant>
        <vt:lpwstr>https://link.springer.com/article/10.1007/s42979-022-01249-z</vt:lpwstr>
      </vt:variant>
      <vt:variant>
        <vt:lpwstr/>
      </vt:variant>
      <vt:variant>
        <vt:i4>2424946</vt:i4>
      </vt:variant>
      <vt:variant>
        <vt:i4>102</vt:i4>
      </vt:variant>
      <vt:variant>
        <vt:i4>0</vt:i4>
      </vt:variant>
      <vt:variant>
        <vt:i4>5</vt:i4>
      </vt:variant>
      <vt:variant>
        <vt:lpwstr>https://www.iban.com/country-codes</vt:lpwstr>
      </vt:variant>
      <vt:variant>
        <vt:lpwstr/>
      </vt:variant>
      <vt:variant>
        <vt:i4>196691</vt:i4>
      </vt:variant>
      <vt:variant>
        <vt:i4>99</vt:i4>
      </vt:variant>
      <vt:variant>
        <vt:i4>0</vt:i4>
      </vt:variant>
      <vt:variant>
        <vt:i4>5</vt:i4>
      </vt:variant>
      <vt:variant>
        <vt:lpwstr>https://www.who.int/data/sets/health-inequality-monitor-dataset</vt:lpwstr>
      </vt:variant>
      <vt:variant>
        <vt:lpwstr>gho</vt:lpwstr>
      </vt:variant>
      <vt:variant>
        <vt:i4>6619263</vt:i4>
      </vt:variant>
      <vt:variant>
        <vt:i4>96</vt:i4>
      </vt:variant>
      <vt:variant>
        <vt:i4>0</vt:i4>
      </vt:variant>
      <vt:variant>
        <vt:i4>5</vt:i4>
      </vt:variant>
      <vt:variant>
        <vt:lpwstr>https://www.who.int/data/sets/health-inequality-monitor-dataset</vt:lpwstr>
      </vt:variant>
      <vt:variant>
        <vt:lpwstr>ihme-gbd</vt:lpwstr>
      </vt:variant>
      <vt:variant>
        <vt:i4>589891</vt:i4>
      </vt:variant>
      <vt:variant>
        <vt:i4>93</vt:i4>
      </vt:variant>
      <vt:variant>
        <vt:i4>0</vt:i4>
      </vt:variant>
      <vt:variant>
        <vt:i4>5</vt:i4>
      </vt:variant>
      <vt:variant>
        <vt:lpwstr>https://www.who.int/data/sets/health-inequality-monitor-dataset</vt:lpwstr>
      </vt:variant>
      <vt:variant>
        <vt:lpwstr>wb</vt:lpwstr>
      </vt:variant>
      <vt:variant>
        <vt:i4>7929911</vt:i4>
      </vt:variant>
      <vt:variant>
        <vt:i4>90</vt:i4>
      </vt:variant>
      <vt:variant>
        <vt:i4>0</vt:i4>
      </vt:variant>
      <vt:variant>
        <vt:i4>5</vt:i4>
      </vt:variant>
      <vt:variant>
        <vt:lpwstr>https://www.who.int/data/sets/health-inequality-monitor-dataset</vt:lpwstr>
      </vt:variant>
      <vt:variant>
        <vt:lpwstr>swper</vt:lpwstr>
      </vt:variant>
      <vt:variant>
        <vt:i4>2293804</vt:i4>
      </vt:variant>
      <vt:variant>
        <vt:i4>87</vt:i4>
      </vt:variant>
      <vt:variant>
        <vt:i4>0</vt:i4>
      </vt:variant>
      <vt:variant>
        <vt:i4>5</vt:i4>
      </vt:variant>
      <vt:variant>
        <vt:lpwstr>https://genderdata.worldbank.org/en/topics/health</vt:lpwstr>
      </vt:variant>
      <vt:variant>
        <vt:lpwstr>idAllIndicators</vt:lpwstr>
      </vt:variant>
      <vt:variant>
        <vt:i4>3997733</vt:i4>
      </vt:variant>
      <vt:variant>
        <vt:i4>84</vt:i4>
      </vt:variant>
      <vt:variant>
        <vt:i4>0</vt:i4>
      </vt:variant>
      <vt:variant>
        <vt:i4>5</vt:i4>
      </vt:variant>
      <vt:variant>
        <vt:lpwstr>https://genderdata.worldbank.org/en/indicator/sh-sta-mmrt?estimate=National</vt:lpwstr>
      </vt:variant>
      <vt:variant>
        <vt:lpwstr/>
      </vt:variant>
      <vt:variant>
        <vt:i4>2490482</vt:i4>
      </vt:variant>
      <vt:variant>
        <vt:i4>81</vt:i4>
      </vt:variant>
      <vt:variant>
        <vt:i4>0</vt:i4>
      </vt:variant>
      <vt:variant>
        <vt:i4>5</vt:i4>
      </vt:variant>
      <vt:variant>
        <vt:lpwstr>https://doi.org/10.7910/DVN/UBGY9P</vt:lpwstr>
      </vt:variant>
      <vt:variant>
        <vt:lpwstr/>
      </vt:variant>
      <vt:variant>
        <vt:i4>6815843</vt:i4>
      </vt:variant>
      <vt:variant>
        <vt:i4>78</vt:i4>
      </vt:variant>
      <vt:variant>
        <vt:i4>0</vt:i4>
      </vt:variant>
      <vt:variant>
        <vt:i4>5</vt:i4>
      </vt:variant>
      <vt:variant>
        <vt:lpwstr>https://vizhub.healthdata.org/gbd-results/</vt:lpwstr>
      </vt:variant>
      <vt:variant>
        <vt:lpwstr/>
      </vt:variant>
      <vt:variant>
        <vt:i4>1966155</vt:i4>
      </vt:variant>
      <vt:variant>
        <vt:i4>75</vt:i4>
      </vt:variant>
      <vt:variant>
        <vt:i4>0</vt:i4>
      </vt:variant>
      <vt:variant>
        <vt:i4>5</vt:i4>
      </vt:variant>
      <vt:variant>
        <vt:lpwstr>https://www.who.int/data/gho/data/indicators/indicator-details/GHO/maternal-mortality-ratio-(per-100-000-live-births)</vt:lpwstr>
      </vt:variant>
      <vt:variant>
        <vt:lpwstr/>
      </vt:variant>
      <vt:variant>
        <vt:i4>2555958</vt:i4>
      </vt:variant>
      <vt:variant>
        <vt:i4>72</vt:i4>
      </vt:variant>
      <vt:variant>
        <vt:i4>0</vt:i4>
      </vt:variant>
      <vt:variant>
        <vt:i4>5</vt:i4>
      </vt:variant>
      <vt:variant>
        <vt:lpwstr>https://www.nature.com/articles/s41598-024-71934-x</vt:lpwstr>
      </vt:variant>
      <vt:variant>
        <vt:lpwstr>Abs1</vt:lpwstr>
      </vt:variant>
      <vt:variant>
        <vt:i4>6684738</vt:i4>
      </vt:variant>
      <vt:variant>
        <vt:i4>69</vt:i4>
      </vt:variant>
      <vt:variant>
        <vt:i4>0</vt:i4>
      </vt:variant>
      <vt:variant>
        <vt:i4>5</vt:i4>
      </vt:variant>
      <vt:variant>
        <vt:lpwstr>file:///Users/rosalitarosenberg/Downloads/B_STCO.0000035301.49549.88.pdf</vt:lpwstr>
      </vt:variant>
      <vt:variant>
        <vt:lpwstr/>
      </vt:variant>
      <vt:variant>
        <vt:i4>1179664</vt:i4>
      </vt:variant>
      <vt:variant>
        <vt:i4>66</vt:i4>
      </vt:variant>
      <vt:variant>
        <vt:i4>0</vt:i4>
      </vt:variant>
      <vt:variant>
        <vt:i4>5</vt:i4>
      </vt:variant>
      <vt:variant>
        <vt:lpwstr>https://academic.oup.com/jrsssb/article/67/2/301/7109482</vt:lpwstr>
      </vt:variant>
      <vt:variant>
        <vt:lpwstr/>
      </vt:variant>
      <vt:variant>
        <vt:i4>1703939</vt:i4>
      </vt:variant>
      <vt:variant>
        <vt:i4>63</vt:i4>
      </vt:variant>
      <vt:variant>
        <vt:i4>0</vt:i4>
      </vt:variant>
      <vt:variant>
        <vt:i4>5</vt:i4>
      </vt:variant>
      <vt:variant>
        <vt:lpwstr>https://scikit-learn.org/stable/modules/generated/sklearn.svm.SVR.html</vt:lpwstr>
      </vt:variant>
      <vt:variant>
        <vt:lpwstr>sklearn.svm.SVR</vt:lpwstr>
      </vt:variant>
      <vt:variant>
        <vt:i4>2424853</vt:i4>
      </vt:variant>
      <vt:variant>
        <vt:i4>60</vt:i4>
      </vt:variant>
      <vt:variant>
        <vt:i4>0</vt:i4>
      </vt:variant>
      <vt:variant>
        <vt:i4>5</vt:i4>
      </vt:variant>
      <vt:variant>
        <vt:lpwstr>https://scikit-learn.org/stable/modules/generated/sklearn.linear_model.ElasticNet.html</vt:lpwstr>
      </vt:variant>
      <vt:variant>
        <vt:lpwstr/>
      </vt:variant>
      <vt:variant>
        <vt:i4>2424858</vt:i4>
      </vt:variant>
      <vt:variant>
        <vt:i4>57</vt:i4>
      </vt:variant>
      <vt:variant>
        <vt:i4>0</vt:i4>
      </vt:variant>
      <vt:variant>
        <vt:i4>5</vt:i4>
      </vt:variant>
      <vt:variant>
        <vt:lpwstr>https://scikit-learn.org/stable/modules/generated/sklearn.model_selection.train_test_split.html</vt:lpwstr>
      </vt:variant>
      <vt:variant>
        <vt:lpwstr/>
      </vt:variant>
      <vt:variant>
        <vt:i4>3932196</vt:i4>
      </vt:variant>
      <vt:variant>
        <vt:i4>54</vt:i4>
      </vt:variant>
      <vt:variant>
        <vt:i4>0</vt:i4>
      </vt:variant>
      <vt:variant>
        <vt:i4>5</vt:i4>
      </vt:variant>
      <vt:variant>
        <vt:lpwstr>https://pmc.ncbi.nlm.nih.gov/articles/PMC10298658/</vt:lpwstr>
      </vt:variant>
      <vt:variant>
        <vt:lpwstr/>
      </vt:variant>
      <vt:variant>
        <vt:i4>6684781</vt:i4>
      </vt:variant>
      <vt:variant>
        <vt:i4>51</vt:i4>
      </vt:variant>
      <vt:variant>
        <vt:i4>0</vt:i4>
      </vt:variant>
      <vt:variant>
        <vt:i4>5</vt:i4>
      </vt:variant>
      <vt:variant>
        <vt:lpwstr>https://dl.acm.org/doi/10.1145/3292500.3330701</vt:lpwstr>
      </vt:variant>
      <vt:variant>
        <vt:lpwstr/>
      </vt:variant>
      <vt:variant>
        <vt:i4>1966165</vt:i4>
      </vt:variant>
      <vt:variant>
        <vt:i4>48</vt:i4>
      </vt:variant>
      <vt:variant>
        <vt:i4>0</vt:i4>
      </vt:variant>
      <vt:variant>
        <vt:i4>5</vt:i4>
      </vt:variant>
      <vt:variant>
        <vt:lpwstr>https://lightgbm.readthedocs.io/en/latest/Parameters.html</vt:lpwstr>
      </vt:variant>
      <vt:variant>
        <vt:lpwstr/>
      </vt:variant>
      <vt:variant>
        <vt:i4>4063356</vt:i4>
      </vt:variant>
      <vt:variant>
        <vt:i4>45</vt:i4>
      </vt:variant>
      <vt:variant>
        <vt:i4>0</vt:i4>
      </vt:variant>
      <vt:variant>
        <vt:i4>5</vt:i4>
      </vt:variant>
      <vt:variant>
        <vt:lpwstr>https://xgboost.readthedocs.io/en/stable/parameter.html</vt:lpwstr>
      </vt:variant>
      <vt:variant>
        <vt:lpwstr/>
      </vt:variant>
      <vt:variant>
        <vt:i4>2687022</vt:i4>
      </vt:variant>
      <vt:variant>
        <vt:i4>42</vt:i4>
      </vt:variant>
      <vt:variant>
        <vt:i4>0</vt:i4>
      </vt:variant>
      <vt:variant>
        <vt:i4>5</vt:i4>
      </vt:variant>
      <vt:variant>
        <vt:lpwstr>https://scikit-learn.org/stable/modules/generated/sklearn.ensemble.RandomForestRegressor.html</vt:lpwstr>
      </vt:variant>
      <vt:variant>
        <vt:lpwstr>sklearn.ensemble.RandomForestRegressor</vt:lpwstr>
      </vt:variant>
      <vt:variant>
        <vt:i4>8126546</vt:i4>
      </vt:variant>
      <vt:variant>
        <vt:i4>39</vt:i4>
      </vt:variant>
      <vt:variant>
        <vt:i4>0</vt:i4>
      </vt:variant>
      <vt:variant>
        <vt:i4>5</vt:i4>
      </vt:variant>
      <vt:variant>
        <vt:lpwstr>https://scikit-learn.org/stable/modules/generated/sklearn.model_selection.GroupKFold.html</vt:lpwstr>
      </vt:variant>
      <vt:variant>
        <vt:lpwstr/>
      </vt:variant>
      <vt:variant>
        <vt:i4>6815863</vt:i4>
      </vt:variant>
      <vt:variant>
        <vt:i4>36</vt:i4>
      </vt:variant>
      <vt:variant>
        <vt:i4>0</vt:i4>
      </vt:variant>
      <vt:variant>
        <vt:i4>5</vt:i4>
      </vt:variant>
      <vt:variant>
        <vt:lpwstr>https://www.sciencedirect.com/science/article/pii/S2589537024002323</vt:lpwstr>
      </vt:variant>
      <vt:variant>
        <vt:lpwstr/>
      </vt:variant>
      <vt:variant>
        <vt:i4>3014766</vt:i4>
      </vt:variant>
      <vt:variant>
        <vt:i4>33</vt:i4>
      </vt:variant>
      <vt:variant>
        <vt:i4>0</vt:i4>
      </vt:variant>
      <vt:variant>
        <vt:i4>5</vt:i4>
      </vt:variant>
      <vt:variant>
        <vt:lpwstr>https://pmc.ncbi.nlm.nih.gov/articles/PMC11117177/pdf/jogh-14-04128.pdf</vt:lpwstr>
      </vt:variant>
      <vt:variant>
        <vt:lpwstr/>
      </vt:variant>
      <vt:variant>
        <vt:i4>65536</vt:i4>
      </vt:variant>
      <vt:variant>
        <vt:i4>30</vt:i4>
      </vt:variant>
      <vt:variant>
        <vt:i4>0</vt:i4>
      </vt:variant>
      <vt:variant>
        <vt:i4>5</vt:i4>
      </vt:variant>
      <vt:variant>
        <vt:lpwstr>https://pubmed.ncbi.nlm.nih.gov/27642018/</vt:lpwstr>
      </vt:variant>
      <vt:variant>
        <vt:lpwstr/>
      </vt:variant>
      <vt:variant>
        <vt:i4>7209058</vt:i4>
      </vt:variant>
      <vt:variant>
        <vt:i4>27</vt:i4>
      </vt:variant>
      <vt:variant>
        <vt:i4>0</vt:i4>
      </vt:variant>
      <vt:variant>
        <vt:i4>5</vt:i4>
      </vt:variant>
      <vt:variant>
        <vt:lpwstr>https://onlinelibrary.wiley.com/doi/10.5694/mja2.52452</vt:lpwstr>
      </vt:variant>
      <vt:variant>
        <vt:lpwstr/>
      </vt:variant>
      <vt:variant>
        <vt:i4>3211305</vt:i4>
      </vt:variant>
      <vt:variant>
        <vt:i4>24</vt:i4>
      </vt:variant>
      <vt:variant>
        <vt:i4>0</vt:i4>
      </vt:variant>
      <vt:variant>
        <vt:i4>5</vt:i4>
      </vt:variant>
      <vt:variant>
        <vt:lpwstr>https://iris.who.int/bitstream/handle/10665/381012/9789240108462-eng.pdf?sequence=1</vt:lpwstr>
      </vt:variant>
      <vt:variant>
        <vt:lpwstr/>
      </vt:variant>
      <vt:variant>
        <vt:i4>1376278</vt:i4>
      </vt:variant>
      <vt:variant>
        <vt:i4>21</vt:i4>
      </vt:variant>
      <vt:variant>
        <vt:i4>0</vt:i4>
      </vt:variant>
      <vt:variant>
        <vt:i4>5</vt:i4>
      </vt:variant>
      <vt:variant>
        <vt:lpwstr>https://www.sciencedirect.com/science/article/pii/S0169023X23000587?pes=vor&amp;utm_source=scopus&amp;getft_integrator=scopus</vt:lpwstr>
      </vt:variant>
      <vt:variant>
        <vt:lpwstr/>
      </vt:variant>
      <vt:variant>
        <vt:i4>4325407</vt:i4>
      </vt:variant>
      <vt:variant>
        <vt:i4>18</vt:i4>
      </vt:variant>
      <vt:variant>
        <vt:i4>0</vt:i4>
      </vt:variant>
      <vt:variant>
        <vt:i4>5</vt:i4>
      </vt:variant>
      <vt:variant>
        <vt:lpwstr>https://jmai.amegroups.org/article/view/8590/html</vt:lpwstr>
      </vt:variant>
      <vt:variant>
        <vt:lpwstr/>
      </vt:variant>
      <vt:variant>
        <vt:i4>1835009</vt:i4>
      </vt:variant>
      <vt:variant>
        <vt:i4>15</vt:i4>
      </vt:variant>
      <vt:variant>
        <vt:i4>0</vt:i4>
      </vt:variant>
      <vt:variant>
        <vt:i4>5</vt:i4>
      </vt:variant>
      <vt:variant>
        <vt:lpwstr>https://www.nature.com/articles/s41592-018-0019-x</vt:lpwstr>
      </vt:variant>
      <vt:variant>
        <vt:lpwstr/>
      </vt:variant>
      <vt:variant>
        <vt:i4>1507355</vt:i4>
      </vt:variant>
      <vt:variant>
        <vt:i4>12</vt:i4>
      </vt:variant>
      <vt:variant>
        <vt:i4>0</vt:i4>
      </vt:variant>
      <vt:variant>
        <vt:i4>5</vt:i4>
      </vt:variant>
      <vt:variant>
        <vt:lpwstr>https://scikit-learn.org/stable/modules/generated/sklearn.decomposition.PCA.html</vt:lpwstr>
      </vt:variant>
      <vt:variant>
        <vt:lpwstr/>
      </vt:variant>
      <vt:variant>
        <vt:i4>5046355</vt:i4>
      </vt:variant>
      <vt:variant>
        <vt:i4>9</vt:i4>
      </vt:variant>
      <vt:variant>
        <vt:i4>0</vt:i4>
      </vt:variant>
      <vt:variant>
        <vt:i4>5</vt:i4>
      </vt:variant>
      <vt:variant>
        <vt:lpwstr>https://scikit-learn.org/stable/modules/generated/sklearn.impute.KNNImputer.html</vt:lpwstr>
      </vt:variant>
      <vt:variant>
        <vt:lpwstr/>
      </vt:variant>
      <vt:variant>
        <vt:i4>5570582</vt:i4>
      </vt:variant>
      <vt:variant>
        <vt:i4>6</vt:i4>
      </vt:variant>
      <vt:variant>
        <vt:i4>0</vt:i4>
      </vt:variant>
      <vt:variant>
        <vt:i4>5</vt:i4>
      </vt:variant>
      <vt:variant>
        <vt:lpwstr>https://link.springer.com/article/10.1007/s40273-023-01297-0</vt:lpwstr>
      </vt:variant>
      <vt:variant>
        <vt:lpwstr>Sec2</vt:lpwstr>
      </vt:variant>
      <vt:variant>
        <vt:i4>262155</vt:i4>
      </vt:variant>
      <vt:variant>
        <vt:i4>3</vt:i4>
      </vt:variant>
      <vt:variant>
        <vt:i4>0</vt:i4>
      </vt:variant>
      <vt:variant>
        <vt:i4>5</vt:i4>
      </vt:variant>
      <vt:variant>
        <vt:lpwstr>https://link.springer.com/article/10.1186/s40537-021-00516-9</vt:lpwstr>
      </vt:variant>
      <vt:variant>
        <vt:lpwstr/>
      </vt:variant>
      <vt:variant>
        <vt:i4>1310806</vt:i4>
      </vt:variant>
      <vt:variant>
        <vt:i4>0</vt:i4>
      </vt:variant>
      <vt:variant>
        <vt:i4>0</vt:i4>
      </vt:variant>
      <vt:variant>
        <vt:i4>5</vt:i4>
      </vt:variant>
      <vt:variant>
        <vt:lpwstr>https://github.com/R0sle/health_economics_honours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Nhung Nghiem</cp:lastModifiedBy>
  <cp:revision>135</cp:revision>
  <dcterms:created xsi:type="dcterms:W3CDTF">2025-10-11T11:25:00Z</dcterms:created>
  <dcterms:modified xsi:type="dcterms:W3CDTF">2025-10-14T00:51:00Z</dcterms:modified>
</cp:coreProperties>
</file>